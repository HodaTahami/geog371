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992" w:rsidRDefault="00543FD4">
      <w:pPr>
        <w:pStyle w:val="Heading1"/>
      </w:pPr>
      <w:bookmarkStart w:id="0" w:name="header-c1"/>
      <w:bookmarkEnd w:id="0"/>
      <w:r>
        <w:t>Practical Exercise 3: Thematic Web Map Design</w:t>
      </w:r>
    </w:p>
    <w:p w:rsidR="002C2992" w:rsidRDefault="00543FD4">
      <w:pPr>
        <w:pStyle w:val="BlockText"/>
      </w:pPr>
      <w:r>
        <w:t>Winter 2017 | Geography 371 | Geovisualization: Web Mapping</w:t>
      </w:r>
    </w:p>
    <w:p w:rsidR="002C2992" w:rsidRDefault="00543FD4">
      <w:pPr>
        <w:pStyle w:val="BlockText"/>
      </w:pPr>
      <w:r>
        <w:t>Instructor: Bo Zhao | TA: Andy Wilson | Location: 210 Wilkinson | Time: Thursday 2-3:50pm</w:t>
      </w:r>
    </w:p>
    <w:p w:rsidR="002C2992" w:rsidRDefault="00543FD4">
      <w:pPr>
        <w:pStyle w:val="BlockText"/>
      </w:pPr>
      <w:r>
        <w:t xml:space="preserve">Assigned: 01/26/2017 | Due: </w:t>
      </w:r>
      <w:r>
        <w:rPr>
          <w:rStyle w:val="VerbatimChar"/>
        </w:rPr>
        <w:t>02/09/2017 @11:59pm</w:t>
      </w:r>
      <w:r>
        <w:t xml:space="preserve"> </w:t>
      </w:r>
      <w:r>
        <w:t>| Points Available = 50</w:t>
      </w:r>
    </w:p>
    <w:p w:rsidR="002C2992" w:rsidRDefault="00543FD4">
      <w:pPr>
        <w:pStyle w:val="FirstParagraph"/>
      </w:pPr>
      <w:r>
        <w:t xml:space="preserve">It's time to look at some cartographic components of our map, including map elements, symbolization, and customization. When creating a web map, one of the key components is styling your elements to provide proper symbolization for </w:t>
      </w:r>
      <w:r>
        <w:t>your data. This increases legibility for users and can give your map an appealing, custom design. Elements that can be custom designed include thematic layers (points, lines, and polygons), basemaps (tile layers), interactive features (the components of th</w:t>
      </w:r>
      <w:r>
        <w:t>e map that allow for user interaction), and legends and supplemental information (such as supplemental prose and titles).</w:t>
      </w:r>
    </w:p>
    <w:p w:rsidR="002C2992" w:rsidRDefault="00BD6231">
      <w:pPr>
        <w:pStyle w:val="BodyText"/>
      </w:pPr>
      <w:r>
        <w:t xml:space="preserve">This lab, </w:t>
      </w:r>
      <w:del w:id="1" w:author="Andy" w:date="2017-01-24T15:34:00Z">
        <w:r w:rsidDel="00BD6231">
          <w:delText>let us</w:delText>
        </w:r>
      </w:del>
      <w:ins w:id="2" w:author="Andy" w:date="2017-01-24T15:34:00Z">
        <w:r>
          <w:t xml:space="preserve"> we will</w:t>
        </w:r>
      </w:ins>
      <w:r w:rsidR="00543FD4">
        <w:t xml:space="preserve"> make a web map of cell towers in Oregon. To do that, we collected all the county boundaries from </w:t>
      </w:r>
      <w:hyperlink r:id="rId7">
        <w:r w:rsidR="00543FD4">
          <w:rPr>
            <w:rStyle w:val="Hyperlink"/>
          </w:rPr>
          <w:t>Oregon Explorer</w:t>
        </w:r>
      </w:hyperlink>
      <w:r w:rsidR="00543FD4">
        <w:t xml:space="preserve">, and the national distribution of cell towers from </w:t>
      </w:r>
      <w:hyperlink r:id="rId8">
        <w:r w:rsidR="00543FD4">
          <w:rPr>
            <w:rStyle w:val="Hyperlink"/>
          </w:rPr>
          <w:t>Map Cruzin</w:t>
        </w:r>
      </w:hyperlink>
      <w:r w:rsidR="00543FD4">
        <w:t>. To get a visual, this is what we are going to make today.</w:t>
      </w:r>
    </w:p>
    <w:p w:rsidR="002C2992" w:rsidRDefault="00543FD4">
      <w:pPr>
        <w:pStyle w:val="FigurewithCaption"/>
      </w:pPr>
      <w:r>
        <w:rPr>
          <w:noProof/>
        </w:rPr>
        <w:drawing>
          <wp:inline distT="0" distB="0" distL="0" distR="0">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jakob\OneDrive\geog371\wk03\wk03_3_lab03\img\final_map.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rsidR="002C2992" w:rsidRDefault="002C2992">
      <w:pPr>
        <w:pStyle w:val="ImageCaption"/>
      </w:pPr>
    </w:p>
    <w:p w:rsidR="002C2992" w:rsidRDefault="00543FD4">
      <w:pPr>
        <w:pStyle w:val="BodyText"/>
      </w:pPr>
      <w:r>
        <w:t>To</w:t>
      </w:r>
      <w:r>
        <w:t xml:space="preserve"> get started, setup your development environment in a easy to access location on your machine. Download this lecture's package from Canvas, unzip the contents, and start up your localhost server in that location (the development environment). Again, you ca</w:t>
      </w:r>
      <w:r>
        <w:t xml:space="preserve">n start up your local server by python SimpleHTTPServer or Webstorm. </w:t>
      </w:r>
    </w:p>
    <w:p w:rsidR="002C2992" w:rsidRDefault="00543FD4">
      <w:pPr>
        <w:pStyle w:val="Heading2"/>
      </w:pPr>
      <w:bookmarkStart w:id="3" w:name="header-c21"/>
      <w:bookmarkEnd w:id="3"/>
      <w:r>
        <w:lastRenderedPageBreak/>
        <w:t>1. Set up our Map and Add Data</w:t>
      </w:r>
    </w:p>
    <w:p w:rsidR="002C2992" w:rsidRDefault="00543FD4">
      <w:pPr>
        <w:pStyle w:val="FirstParagraph"/>
      </w:pPr>
      <w:r>
        <w:t xml:space="preserve">With your localhost running, open up the </w:t>
      </w:r>
      <w:r>
        <w:rPr>
          <w:b/>
        </w:rPr>
        <w:t>map1.html</w:t>
      </w:r>
      <w:r>
        <w:t xml:space="preserve"> in your IDE (Webstorm) to prepare for editing. When open, you should see a basic map showing the extent </w:t>
      </w:r>
      <w:r>
        <w:t>of Oregon State.</w:t>
      </w:r>
    </w:p>
    <w:p w:rsidR="002C2992" w:rsidRDefault="00543FD4">
      <w:pPr>
        <w:pStyle w:val="BodyText"/>
      </w:pPr>
      <w:r>
        <w:rPr>
          <w:b/>
        </w:rPr>
        <w:t>The extent of Oregon State</w:t>
      </w:r>
    </w:p>
    <w:p w:rsidR="002C2992" w:rsidRDefault="00543FD4">
      <w:pPr>
        <w:pStyle w:val="BodyText"/>
      </w:pPr>
      <w:del w:id="4" w:author="Andy" w:date="2017-01-24T15:44:00Z">
        <w:r w:rsidDel="008C344B">
          <w:delText>V</w:delText>
        </w:r>
        <w:r w:rsidDel="008C344B">
          <w:delText>i</w:delText>
        </w:r>
        <w:r w:rsidDel="008C344B">
          <w:delText>e</w:delText>
        </w:r>
        <w:r w:rsidDel="008C344B">
          <w:delText>w</w:delText>
        </w:r>
        <w:r w:rsidDel="008C344B">
          <w:delText xml:space="preserve"> </w:delText>
        </w:r>
        <w:r w:rsidDel="008C344B">
          <w:delText>t</w:delText>
        </w:r>
        <w:r w:rsidDel="008C344B">
          <w:delText>h</w:delText>
        </w:r>
        <w:r w:rsidDel="008C344B">
          <w:delText>i</w:delText>
        </w:r>
        <w:r w:rsidDel="008C344B">
          <w:delText>s</w:delText>
        </w:r>
        <w:r w:rsidDel="008C344B">
          <w:delText xml:space="preserve"> </w:delText>
        </w:r>
        <w:r w:rsidDel="008C344B">
          <w:delText>E</w:delText>
        </w:r>
        <w:r w:rsidDel="008C344B">
          <w:delText>x</w:delText>
        </w:r>
        <w:r w:rsidDel="008C344B">
          <w:delText>a</w:delText>
        </w:r>
        <w:r w:rsidDel="008C344B">
          <w:delText>m</w:delText>
        </w:r>
        <w:r w:rsidDel="008C344B">
          <w:delText>p</w:delText>
        </w:r>
        <w:r w:rsidDel="008C344B">
          <w:delText>l</w:delText>
        </w:r>
        <w:r w:rsidDel="008C344B">
          <w:delText>e</w:delText>
        </w:r>
        <w:r w:rsidDel="008C344B">
          <w:delText xml:space="preserve"> </w:delText>
        </w:r>
      </w:del>
      <w:r>
        <w:t>View the map1.html document in Webst</w:t>
      </w:r>
      <w:del w:id="5" w:author="Andy" w:date="2017-01-24T15:45:00Z">
        <w:r w:rsidDel="008C344B">
          <w:delText>r</w:delText>
        </w:r>
      </w:del>
      <w:r>
        <w:t>o</w:t>
      </w:r>
      <w:ins w:id="6" w:author="Andy" w:date="2017-01-24T15:45:00Z">
        <w:r w:rsidR="008C344B">
          <w:t>r</w:t>
        </w:r>
      </w:ins>
      <w:r>
        <w:t>m (or your text editor of choice). Here you will see our HTML, with some CSS styling at the top, a couple of div page elements for our map components, linke</w:t>
      </w:r>
      <w:r>
        <w:t>d scripts, and custom scripts. The page elements are as follows:</w:t>
      </w:r>
    </w:p>
    <w:p w:rsidR="002C2992" w:rsidRDefault="00543FD4">
      <w:pPr>
        <w:pStyle w:val="BodyText"/>
      </w:pPr>
      <w:r>
        <w:rPr>
          <w:rStyle w:val="VerbatimChar"/>
        </w:rPr>
        <w:t>wrapper</w:t>
      </w:r>
      <w:r>
        <w:t>: the main container for our map in the body. Our whole map and interface will fall inside the wrapper element;</w:t>
      </w:r>
    </w:p>
    <w:p w:rsidR="002C2992" w:rsidRDefault="00543FD4">
      <w:pPr>
        <w:pStyle w:val="BodyText"/>
      </w:pPr>
      <w:r>
        <w:rPr>
          <w:rStyle w:val="VerbatimChar"/>
        </w:rPr>
        <w:t>map</w:t>
      </w:r>
      <w:r>
        <w:t>: the element our map will be attached to;</w:t>
      </w:r>
    </w:p>
    <w:p w:rsidR="002C2992" w:rsidRDefault="00543FD4">
      <w:pPr>
        <w:pStyle w:val="BodyText"/>
      </w:pPr>
      <w:r>
        <w:rPr>
          <w:rStyle w:val="VerbatimChar"/>
        </w:rPr>
        <w:t>controls</w:t>
      </w:r>
      <w:r>
        <w:t>: the element in w</w:t>
      </w:r>
      <w:r>
        <w:t>hich we can put any buttons or controls;</w:t>
      </w:r>
    </w:p>
    <w:p w:rsidR="002C2992" w:rsidRDefault="00543FD4">
      <w:pPr>
        <w:pStyle w:val="BodyText"/>
      </w:pPr>
      <w:r>
        <w:rPr>
          <w:rStyle w:val="VerbatimChar"/>
        </w:rPr>
        <w:t>credits</w:t>
      </w:r>
      <w:r>
        <w:t>: an element inside controls where we can put our contact and copyright information.</w:t>
      </w:r>
    </w:p>
    <w:p w:rsidR="002C2992" w:rsidRDefault="00543FD4">
      <w:pPr>
        <w:pStyle w:val="BodyText"/>
      </w:pPr>
      <w:r>
        <w:rPr>
          <w:b/>
        </w:rPr>
        <w:t>The Script</w:t>
      </w:r>
    </w:p>
    <w:p w:rsidR="002C2992" w:rsidRDefault="00543FD4">
      <w:pPr>
        <w:pStyle w:val="BodyText"/>
      </w:pPr>
      <w:r>
        <w:t>Within the script tags, I have added the map object and tile layer for us to use. You've seen the script before.</w:t>
      </w:r>
      <w:r>
        <w:t xml:space="preserve"> This script creates our map object and adds a basemap.</w:t>
      </w:r>
    </w:p>
    <w:p w:rsidR="002C2992" w:rsidRDefault="00543FD4">
      <w:pPr>
        <w:pStyle w:val="SourceCode"/>
      </w:pPr>
      <w:r>
        <w:rPr>
          <w:rStyle w:val="CommentTok"/>
        </w:rPr>
        <w:t>// Create Map Object</w:t>
      </w:r>
      <w:r>
        <w:br/>
      </w:r>
      <w:r>
        <w:rPr>
          <w:rStyle w:val="KeywordTok"/>
        </w:rPr>
        <w:t>var</w:t>
      </w:r>
      <w:r>
        <w:rPr>
          <w:rStyle w:val="NormalTok"/>
        </w:rPr>
        <w:t xml:space="preserve"> mymap </w:t>
      </w:r>
      <w:r>
        <w:rPr>
          <w:rStyle w:val="OperatorTok"/>
        </w:rPr>
        <w:t>=</w:t>
      </w:r>
      <w:r>
        <w:rPr>
          <w:rStyle w:val="NormalTok"/>
        </w:rPr>
        <w:t xml:space="preserve"> </w:t>
      </w:r>
      <w:r>
        <w:rPr>
          <w:rStyle w:val="VariableTok"/>
        </w:rPr>
        <w:t>L</w:t>
      </w:r>
      <w:r>
        <w:rPr>
          <w:rStyle w:val="NormalTok"/>
        </w:rPr>
        <w:t>.</w:t>
      </w:r>
      <w:r>
        <w:rPr>
          <w:rStyle w:val="AttributeTok"/>
        </w:rPr>
        <w:t>map</w:t>
      </w:r>
      <w:r>
        <w:rPr>
          <w:rStyle w:val="NormalTok"/>
        </w:rPr>
        <w:t>(</w:t>
      </w:r>
      <w:r>
        <w:rPr>
          <w:rStyle w:val="StringTok"/>
        </w:rPr>
        <w:t>'map'</w:t>
      </w:r>
      <w:r>
        <w:rPr>
          <w:rStyle w:val="OperatorTok"/>
        </w:rPr>
        <w:t>,</w:t>
      </w:r>
      <w:r>
        <w:rPr>
          <w:rStyle w:val="NormalTok"/>
        </w:rPr>
        <w:t xml:space="preserve"> </w:t>
      </w:r>
      <w:r>
        <w:rPr>
          <w:rStyle w:val="OperatorTok"/>
        </w:rPr>
        <w:t>{</w:t>
      </w:r>
      <w:r>
        <w:rPr>
          <w:rStyle w:val="DataTypeTok"/>
        </w:rPr>
        <w:t>center</w:t>
      </w:r>
      <w:r>
        <w:rPr>
          <w:rStyle w:val="OperatorTok"/>
        </w:rPr>
        <w:t>:</w:t>
      </w:r>
      <w:r>
        <w:rPr>
          <w:rStyle w:val="NormalTok"/>
        </w:rPr>
        <w:t xml:space="preserve"> [</w:t>
      </w:r>
      <w:r>
        <w:rPr>
          <w:rStyle w:val="FloatTok"/>
        </w:rPr>
        <w:t>44.13</w:t>
      </w:r>
      <w:r>
        <w:rPr>
          <w:rStyle w:val="OperatorTok"/>
        </w:rPr>
        <w:t>,</w:t>
      </w:r>
      <w:r>
        <w:rPr>
          <w:rStyle w:val="NormalTok"/>
        </w:rPr>
        <w:t xml:space="preserve"> </w:t>
      </w:r>
      <w:r>
        <w:rPr>
          <w:rStyle w:val="OperatorTok"/>
        </w:rPr>
        <w:t>-</w:t>
      </w:r>
      <w:r>
        <w:rPr>
          <w:rStyle w:val="FloatTok"/>
        </w:rPr>
        <w:t>119.93</w:t>
      </w:r>
      <w:r>
        <w:rPr>
          <w:rStyle w:val="NormalTok"/>
        </w:rPr>
        <w:t>]</w:t>
      </w:r>
      <w:r>
        <w:rPr>
          <w:rStyle w:val="OperatorTok"/>
        </w:rPr>
        <w:t>,</w:t>
      </w:r>
      <w:r>
        <w:rPr>
          <w:rStyle w:val="NormalTok"/>
        </w:rPr>
        <w:t xml:space="preserve"> </w:t>
      </w:r>
      <w:r>
        <w:rPr>
          <w:rStyle w:val="DataTypeTok"/>
        </w:rPr>
        <w:t>zoom</w:t>
      </w:r>
      <w:r>
        <w:rPr>
          <w:rStyle w:val="OperatorTok"/>
        </w:rPr>
        <w:t>:</w:t>
      </w:r>
      <w:r>
        <w:rPr>
          <w:rStyle w:val="NormalTok"/>
        </w:rPr>
        <w:t xml:space="preserve"> </w:t>
      </w:r>
      <w:r>
        <w:rPr>
          <w:rStyle w:val="DecValTok"/>
        </w:rPr>
        <w:t>7</w:t>
      </w:r>
      <w:r>
        <w:rPr>
          <w:rStyle w:val="OperatorTok"/>
        </w:rPr>
        <w:t>}</w:t>
      </w:r>
      <w:r>
        <w:rPr>
          <w:rStyle w:val="NormalTok"/>
        </w:rPr>
        <w:t>)</w:t>
      </w:r>
      <w:r>
        <w:rPr>
          <w:rStyle w:val="OperatorTok"/>
        </w:rPr>
        <w:t>;</w:t>
      </w:r>
      <w:r>
        <w:br/>
      </w:r>
      <w:r>
        <w:br/>
      </w:r>
      <w:r>
        <w:rPr>
          <w:rStyle w:val="CommentTok"/>
        </w:rPr>
        <w:t>// Add Base Layer</w:t>
      </w:r>
      <w:r>
        <w:br/>
      </w:r>
      <w:r>
        <w:rPr>
          <w:rStyle w:val="VariableTok"/>
        </w:rPr>
        <w:t>L</w:t>
      </w:r>
      <w:r>
        <w:rPr>
          <w:rStyle w:val="NormalTok"/>
        </w:rPr>
        <w:t>.</w:t>
      </w:r>
      <w:r>
        <w:rPr>
          <w:rStyle w:val="AttributeTok"/>
        </w:rPr>
        <w:t>tileLayer</w:t>
      </w:r>
      <w:r>
        <w:rPr>
          <w:rStyle w:val="NormalTok"/>
        </w:rPr>
        <w:t>(</w:t>
      </w:r>
      <w:r>
        <w:rPr>
          <w:rStyle w:val="StringTok"/>
        </w:rPr>
        <w:t>'https://api.tiles.mapbox.com/v4/{id}/{z}/{x}/{y}.png?access_token=pk.eyJ1IjoibWFwYm94IiwiYSI6ImNpandmbXliNDBjZWd2M2x6bDk3c2ZtOTkifQ._QA7i5Mpkd_m30IGElHziw'</w:t>
      </w:r>
      <w:r>
        <w:rPr>
          <w:rStyle w:val="OperatorTok"/>
        </w:rPr>
        <w:t>,</w:t>
      </w:r>
      <w:r>
        <w:rPr>
          <w:rStyle w:val="NormalTok"/>
        </w:rPr>
        <w:t xml:space="preserve"> </w:t>
      </w:r>
      <w:r>
        <w:rPr>
          <w:rStyle w:val="OperatorTok"/>
        </w:rPr>
        <w:t>{</w:t>
      </w:r>
      <w:r>
        <w:br/>
      </w:r>
      <w:r>
        <w:rPr>
          <w:rStyle w:val="NormalTok"/>
        </w:rPr>
        <w:t xml:space="preserve">    </w:t>
      </w:r>
      <w:r>
        <w:rPr>
          <w:rStyle w:val="DataTypeTok"/>
        </w:rPr>
        <w:t>maxZoom</w:t>
      </w:r>
      <w:r>
        <w:rPr>
          <w:rStyle w:val="OperatorTok"/>
        </w:rPr>
        <w:t>:</w:t>
      </w:r>
      <w:r>
        <w:rPr>
          <w:rStyle w:val="NormalTok"/>
        </w:rPr>
        <w:t xml:space="preserve"> </w:t>
      </w:r>
      <w:r>
        <w:rPr>
          <w:rStyle w:val="DecValTok"/>
        </w:rPr>
        <w:t>11</w:t>
      </w:r>
      <w:r>
        <w:rPr>
          <w:rStyle w:val="OperatorTok"/>
        </w:rPr>
        <w:t>,</w:t>
      </w:r>
      <w:r>
        <w:br/>
      </w:r>
      <w:r>
        <w:rPr>
          <w:rStyle w:val="NormalTok"/>
        </w:rPr>
        <w:t xml:space="preserve">    </w:t>
      </w:r>
      <w:r>
        <w:rPr>
          <w:rStyle w:val="DataTypeTok"/>
        </w:rPr>
        <w:t>minZoom</w:t>
      </w:r>
      <w:r>
        <w:rPr>
          <w:rStyle w:val="OperatorTok"/>
        </w:rPr>
        <w:t>:</w:t>
      </w:r>
      <w:r>
        <w:rPr>
          <w:rStyle w:val="NormalTok"/>
        </w:rPr>
        <w:t xml:space="preserve"> </w:t>
      </w:r>
      <w:r>
        <w:rPr>
          <w:rStyle w:val="DecValTok"/>
        </w:rPr>
        <w:t>6</w:t>
      </w:r>
      <w:r>
        <w:rPr>
          <w:rStyle w:val="OperatorTok"/>
        </w:rPr>
        <w:t>,</w:t>
      </w:r>
      <w:r>
        <w:br/>
      </w:r>
      <w:r>
        <w:rPr>
          <w:rStyle w:val="NormalTok"/>
        </w:rPr>
        <w:t xml:space="preserve">    </w:t>
      </w:r>
      <w:r>
        <w:rPr>
          <w:rStyle w:val="DataTypeTok"/>
        </w:rPr>
        <w:t>attribution</w:t>
      </w:r>
      <w:r>
        <w:rPr>
          <w:rStyle w:val="OperatorTok"/>
        </w:rPr>
        <w:t>:</w:t>
      </w:r>
      <w:r>
        <w:rPr>
          <w:rStyle w:val="NormalTok"/>
        </w:rPr>
        <w:t xml:space="preserve"> </w:t>
      </w:r>
      <w:r>
        <w:rPr>
          <w:rStyle w:val="StringTok"/>
        </w:rPr>
        <w:t>'Cell Tower Data &amp;copy; Map Cruzin | Oregon co</w:t>
      </w:r>
      <w:r>
        <w:rPr>
          <w:rStyle w:val="StringTok"/>
        </w:rPr>
        <w:t>unties &amp;copy; Oregon Explorer | Base Map &amp;copy; Mapbox'</w:t>
      </w:r>
      <w:r>
        <w:rPr>
          <w:rStyle w:val="OperatorTok"/>
        </w:rPr>
        <w:t>,</w:t>
      </w:r>
      <w:r>
        <w:br/>
      </w:r>
      <w:r>
        <w:rPr>
          <w:rStyle w:val="NormalTok"/>
        </w:rPr>
        <w:t xml:space="preserve">    </w:t>
      </w:r>
      <w:r>
        <w:rPr>
          <w:rStyle w:val="DataTypeTok"/>
        </w:rPr>
        <w:t>id</w:t>
      </w:r>
      <w:r>
        <w:rPr>
          <w:rStyle w:val="OperatorTok"/>
        </w:rPr>
        <w:t>:</w:t>
      </w:r>
      <w:r>
        <w:rPr>
          <w:rStyle w:val="NormalTok"/>
        </w:rPr>
        <w:t xml:space="preserve"> </w:t>
      </w:r>
      <w:r>
        <w:rPr>
          <w:rStyle w:val="StringTok"/>
        </w:rPr>
        <w:t>'mapbox.light'</w:t>
      </w:r>
      <w:r>
        <w:br/>
      </w:r>
      <w:r>
        <w:rPr>
          <w:rStyle w:val="OperatorTok"/>
        </w:rPr>
        <w:t>}</w:t>
      </w:r>
      <w:r>
        <w:rPr>
          <w:rStyle w:val="NormalTok"/>
        </w:rPr>
        <w:t>).</w:t>
      </w:r>
      <w:r>
        <w:rPr>
          <w:rStyle w:val="AttributeTok"/>
        </w:rPr>
        <w:t>addTo</w:t>
      </w:r>
      <w:r>
        <w:rPr>
          <w:rStyle w:val="NormalTok"/>
        </w:rPr>
        <w:t>(mymap)</w:t>
      </w:r>
      <w:r>
        <w:rPr>
          <w:rStyle w:val="OperatorTok"/>
        </w:rPr>
        <w:t>;</w:t>
      </w:r>
    </w:p>
    <w:p w:rsidR="002C2992" w:rsidRDefault="00543FD4">
      <w:pPr>
        <w:pStyle w:val="FirstParagraph"/>
      </w:pPr>
      <w:r>
        <w:t xml:space="preserve">Please visit </w:t>
      </w:r>
      <w:hyperlink r:id="rId10">
        <w:r>
          <w:rPr>
            <w:rStyle w:val="Hyperlink"/>
          </w:rPr>
          <w:t>http://localhost:8000/map1.html</w:t>
        </w:r>
      </w:hyperlink>
      <w:r>
        <w:t xml:space="preserve"> to see the map at the current stage.</w:t>
      </w:r>
    </w:p>
    <w:p w:rsidR="002C2992" w:rsidRDefault="00543FD4">
      <w:pPr>
        <w:pStyle w:val="FigurewithCaption"/>
      </w:pPr>
      <w:r>
        <w:rPr>
          <w:noProof/>
        </w:rPr>
        <w:lastRenderedPageBreak/>
        <w:drawing>
          <wp:inline distT="0" distB="0" distL="0" distR="0">
            <wp:extent cx="5334000" cy="374713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jakob\OneDrive\geog371\wk03\wk03_3_lab03\img\map1.png"/>
                    <pic:cNvPicPr>
                      <a:picLocks noChangeAspect="1" noChangeArrowheads="1"/>
                    </pic:cNvPicPr>
                  </pic:nvPicPr>
                  <pic:blipFill>
                    <a:blip r:embed="rId11"/>
                    <a:stretch>
                      <a:fillRect/>
                    </a:stretch>
                  </pic:blipFill>
                  <pic:spPr bwMode="auto">
                    <a:xfrm>
                      <a:off x="0" y="0"/>
                      <a:ext cx="5334000" cy="3747135"/>
                    </a:xfrm>
                    <a:prstGeom prst="rect">
                      <a:avLst/>
                    </a:prstGeom>
                    <a:noFill/>
                    <a:ln w="9525">
                      <a:noFill/>
                      <a:headEnd/>
                      <a:tailEnd/>
                    </a:ln>
                  </pic:spPr>
                </pic:pic>
              </a:graphicData>
            </a:graphic>
          </wp:inline>
        </w:drawing>
      </w:r>
    </w:p>
    <w:p w:rsidR="002C2992" w:rsidRDefault="002C2992">
      <w:pPr>
        <w:pStyle w:val="ImageCaption"/>
      </w:pPr>
    </w:p>
    <w:p w:rsidR="002C2992" w:rsidRDefault="00543FD4">
      <w:pPr>
        <w:pStyle w:val="BodyText"/>
      </w:pPr>
      <w:r>
        <w:t>The tile layer I am usi</w:t>
      </w:r>
      <w:r>
        <w:t xml:space="preserve">ng comes from Map Box. The light color helps </w:t>
      </w:r>
      <w:del w:id="7" w:author="Andy" w:date="2017-01-24T15:49:00Z">
        <w:r w:rsidDel="00A64AD0">
          <w:delText>s</w:delText>
        </w:r>
        <w:r w:rsidDel="00A64AD0">
          <w:delText>t</w:delText>
        </w:r>
        <w:r w:rsidDel="00A64AD0">
          <w:delText>a</w:delText>
        </w:r>
        <w:r w:rsidDel="00A64AD0">
          <w:delText>n</w:delText>
        </w:r>
        <w:r w:rsidDel="00A64AD0">
          <w:delText>d</w:delText>
        </w:r>
        <w:r w:rsidDel="00A64AD0">
          <w:delText xml:space="preserve"> </w:delText>
        </w:r>
        <w:r w:rsidDel="00A64AD0">
          <w:delText>o</w:delText>
        </w:r>
        <w:r w:rsidDel="00A64AD0">
          <w:delText>u</w:delText>
        </w:r>
        <w:r w:rsidDel="00A64AD0">
          <w:delText>t</w:delText>
        </w:r>
      </w:del>
      <w:r>
        <w:t xml:space="preserve"> the main features/theme of a web map</w:t>
      </w:r>
      <w:ins w:id="8" w:author="Andy" w:date="2017-01-24T15:49:00Z">
        <w:r w:rsidR="00A64AD0">
          <w:t xml:space="preserve"> stand out</w:t>
        </w:r>
      </w:ins>
      <w:r>
        <w:t>. In addition to worldwide base layers you find from major organizations (Google map, bing map, openstreetmap), many local municipalities and regions around the glob</w:t>
      </w:r>
      <w:r>
        <w:t>e maintain tile layers that can be accessed through GIS software and mapping libraries. Google search the area in which you are working to see if they maintain base maps, most often you will find Web Map Services (WMS) - a map services we will learn in lat</w:t>
      </w:r>
      <w:r>
        <w:t xml:space="preserve">er, that can be loaded into your map as a base using the Leaflet WMS loader object, </w:t>
      </w:r>
      <w:r>
        <w:rPr>
          <w:rStyle w:val="VerbatimChar"/>
        </w:rPr>
        <w:t>L.tileLayer.WMS</w:t>
      </w:r>
      <w:r>
        <w:t>.</w:t>
      </w:r>
    </w:p>
    <w:p w:rsidR="002C2992" w:rsidRDefault="00543FD4">
      <w:pPr>
        <w:pStyle w:val="BlockText"/>
      </w:pPr>
      <w:r>
        <w:rPr>
          <w:b/>
        </w:rPr>
        <w:t>Note:</w:t>
      </w:r>
      <w:r>
        <w:t xml:space="preserve"> If the provided basemaps do not ca</w:t>
      </w:r>
      <w:del w:id="9" w:author="Andy" w:date="2017-01-24T15:50:00Z">
        <w:r w:rsidDel="00A64AD0">
          <w:delText>r</w:delText>
        </w:r>
      </w:del>
      <w:r>
        <w:t>ter to your flavor, you can create custom tiles that can be served to your maps. This topic, on the whole, is larg</w:t>
      </w:r>
      <w:r>
        <w:t xml:space="preserve">e and we will have another series of lectures that introduces creating web map services by GeoServer. </w:t>
      </w:r>
    </w:p>
    <w:p w:rsidR="002C2992" w:rsidRDefault="00543FD4">
      <w:pPr>
        <w:pStyle w:val="FirstParagraph"/>
      </w:pPr>
      <w:r>
        <w:rPr>
          <w:b/>
        </w:rPr>
        <w:t>Add the Cell Towers Data</w:t>
      </w:r>
    </w:p>
    <w:p w:rsidR="002C2992" w:rsidRDefault="00543FD4">
      <w:pPr>
        <w:pStyle w:val="BodyText"/>
      </w:pPr>
      <w:r>
        <w:t>Next, we want to add the dataset to the map. Note that I have included the jQuery library in our document so we can use an Async</w:t>
      </w:r>
      <w:r>
        <w:t xml:space="preserve">hronous call to get external data (AJAX) and the </w:t>
      </w:r>
      <w:r>
        <w:rPr>
          <w:rStyle w:val="VerbatimChar"/>
        </w:rPr>
        <w:t>$.getJSON</w:t>
      </w:r>
      <w:r>
        <w:t xml:space="preserve"> method to add our dataset from an external location. In the data folder of the downloaded materials, you will find our dataset, </w:t>
      </w:r>
      <w:r>
        <w:rPr>
          <w:rStyle w:val="VerbatimChar"/>
        </w:rPr>
        <w:t>cell_towers.geojson</w:t>
      </w:r>
      <w:r>
        <w:t>. At the end of our script, within the script tags</w:t>
      </w:r>
      <w:r>
        <w:t>, enter the following code to add the cell towers dataset and bind a popup.</w:t>
      </w:r>
    </w:p>
    <w:p w:rsidR="002C2992" w:rsidRDefault="00543FD4">
      <w:pPr>
        <w:pStyle w:val="SourceCode"/>
      </w:pPr>
      <w:r>
        <w:rPr>
          <w:rStyle w:val="CommentTok"/>
        </w:rPr>
        <w:t>// Add cell towers GeoJSON Data</w:t>
      </w:r>
      <w:r>
        <w:br/>
      </w:r>
      <w:r>
        <w:rPr>
          <w:rStyle w:val="CommentTok"/>
        </w:rPr>
        <w:t>// Null variable that will hold rodent violation data</w:t>
      </w:r>
      <w:r>
        <w:br/>
      </w:r>
      <w:r>
        <w:rPr>
          <w:rStyle w:val="KeywordTok"/>
        </w:rPr>
        <w:lastRenderedPageBreak/>
        <w:t>var</w:t>
      </w:r>
      <w:r>
        <w:rPr>
          <w:rStyle w:val="NormalTok"/>
        </w:rPr>
        <w:t xml:space="preserve"> cellTowers </w:t>
      </w:r>
      <w:r>
        <w:rPr>
          <w:rStyle w:val="OperatorTok"/>
        </w:rPr>
        <w:t>=</w:t>
      </w:r>
      <w:r>
        <w:rPr>
          <w:rStyle w:val="NormalTok"/>
        </w:rPr>
        <w:t xml:space="preserve"> </w:t>
      </w:r>
      <w:r>
        <w:rPr>
          <w:rStyle w:val="KeywordTok"/>
        </w:rPr>
        <w:t>null</w:t>
      </w:r>
      <w:r>
        <w:rPr>
          <w:rStyle w:val="OperatorTok"/>
        </w:rPr>
        <w:t>;</w:t>
      </w:r>
      <w:r>
        <w:br/>
      </w:r>
      <w:r>
        <w:br/>
      </w:r>
      <w:r>
        <w:rPr>
          <w:rStyle w:val="CommentTok"/>
        </w:rPr>
        <w:t>// Get GeoJSON and put on it on the map when it loads</w:t>
      </w:r>
      <w:r>
        <w:br/>
      </w:r>
      <w:r>
        <w:rPr>
          <w:rStyle w:val="VariableTok"/>
        </w:rPr>
        <w:t>$</w:t>
      </w:r>
      <w:r>
        <w:rPr>
          <w:rStyle w:val="NormalTok"/>
        </w:rPr>
        <w:t>.</w:t>
      </w:r>
      <w:r>
        <w:rPr>
          <w:rStyle w:val="AttributeTok"/>
        </w:rPr>
        <w:t>getJSON</w:t>
      </w:r>
      <w:r>
        <w:rPr>
          <w:rStyle w:val="NormalTok"/>
        </w:rPr>
        <w:t>(</w:t>
      </w:r>
      <w:r>
        <w:rPr>
          <w:rStyle w:val="StringTok"/>
        </w:rPr>
        <w:t>"assets/cell_towers.geojson"</w:t>
      </w:r>
      <w:r>
        <w:rPr>
          <w:rStyle w:val="OperatorTok"/>
        </w:rPr>
        <w:t>,</w:t>
      </w:r>
      <w:r>
        <w:rPr>
          <w:rStyle w:val="KeywordTok"/>
        </w:rPr>
        <w:t>function</w:t>
      </w:r>
      <w:r>
        <w:rPr>
          <w:rStyle w:val="NormalTok"/>
        </w:rPr>
        <w:t>(data)</w:t>
      </w:r>
      <w:r>
        <w:rPr>
          <w:rStyle w:val="OperatorTok"/>
        </w:rPr>
        <w:t>{</w:t>
      </w:r>
      <w:r>
        <w:br/>
      </w:r>
      <w:r>
        <w:rPr>
          <w:rStyle w:val="NormalTok"/>
        </w:rPr>
        <w:t xml:space="preserve">    </w:t>
      </w:r>
      <w:r>
        <w:rPr>
          <w:rStyle w:val="CommentTok"/>
        </w:rPr>
        <w:t>// set cellTowers to the dataset, and add the cell towers GeoJSON layer to the map</w:t>
      </w:r>
      <w:r>
        <w:br/>
      </w:r>
      <w:r>
        <w:rPr>
          <w:rStyle w:val="NormalTok"/>
        </w:rPr>
        <w:t xml:space="preserve">    cellTowers </w:t>
      </w:r>
      <w:r>
        <w:rPr>
          <w:rStyle w:val="OperatorTok"/>
        </w:rPr>
        <w:t>=</w:t>
      </w:r>
      <w:r>
        <w:rPr>
          <w:rStyle w:val="NormalTok"/>
        </w:rPr>
        <w:t xml:space="preserve"> </w:t>
      </w:r>
      <w:r>
        <w:rPr>
          <w:rStyle w:val="VariableTok"/>
        </w:rPr>
        <w:t>L</w:t>
      </w:r>
      <w:r>
        <w:rPr>
          <w:rStyle w:val="NormalTok"/>
        </w:rPr>
        <w:t>.</w:t>
      </w:r>
      <w:r>
        <w:rPr>
          <w:rStyle w:val="AttributeTok"/>
        </w:rPr>
        <w:t>geoJson</w:t>
      </w:r>
      <w:r>
        <w:rPr>
          <w:rStyle w:val="NormalTok"/>
        </w:rPr>
        <w:t>(data</w:t>
      </w:r>
      <w:r>
        <w:rPr>
          <w:rStyle w:val="OperatorTok"/>
        </w:rPr>
        <w:t>,{</w:t>
      </w:r>
      <w:r>
        <w:br/>
      </w:r>
      <w:r>
        <w:rPr>
          <w:rStyle w:val="NormalTok"/>
        </w:rPr>
        <w:tab/>
      </w:r>
      <w:r>
        <w:rPr>
          <w:rStyle w:val="NormalTok"/>
        </w:rPr>
        <w:tab/>
      </w:r>
      <w:r>
        <w:rPr>
          <w:rStyle w:val="DataTypeTok"/>
        </w:rPr>
        <w:t>onEachFeature</w:t>
      </w:r>
      <w:r>
        <w:rPr>
          <w:rStyle w:val="OperatorTok"/>
        </w:rPr>
        <w:t>:</w:t>
      </w:r>
      <w:r>
        <w:rPr>
          <w:rStyle w:val="NormalTok"/>
        </w:rPr>
        <w:t xml:space="preserve"> </w:t>
      </w:r>
      <w:r>
        <w:rPr>
          <w:rStyle w:val="KeywordTok"/>
        </w:rPr>
        <w:t>function</w:t>
      </w:r>
      <w:r>
        <w:rPr>
          <w:rStyle w:val="NormalTok"/>
        </w:rPr>
        <w:t xml:space="preserve"> (feature</w:t>
      </w:r>
      <w:r>
        <w:rPr>
          <w:rStyle w:val="OperatorTok"/>
        </w:rPr>
        <w:t>,</w:t>
      </w:r>
      <w:r>
        <w:rPr>
          <w:rStyle w:val="NormalTok"/>
        </w:rPr>
        <w:t xml:space="preserve"> layer) </w:t>
      </w:r>
      <w:r>
        <w:rPr>
          <w:rStyle w:val="OperatorTok"/>
        </w:rPr>
        <w:t>{</w:t>
      </w:r>
      <w:r>
        <w:br/>
      </w:r>
      <w:r>
        <w:rPr>
          <w:rStyle w:val="NormalTok"/>
        </w:rPr>
        <w:tab/>
      </w:r>
      <w:r>
        <w:rPr>
          <w:rStyle w:val="NormalTok"/>
        </w:rPr>
        <w:tab/>
      </w:r>
      <w:r>
        <w:rPr>
          <w:rStyle w:val="NormalTok"/>
        </w:rPr>
        <w:tab/>
      </w:r>
      <w:r>
        <w:rPr>
          <w:rStyle w:val="VariableTok"/>
        </w:rPr>
        <w:t>layer</w:t>
      </w:r>
      <w:r>
        <w:rPr>
          <w:rStyle w:val="NormalTok"/>
        </w:rPr>
        <w:t>.</w:t>
      </w:r>
      <w:r>
        <w:rPr>
          <w:rStyle w:val="AttributeTok"/>
        </w:rPr>
        <w:t>bindPopup</w:t>
      </w:r>
      <w:r>
        <w:rPr>
          <w:rStyle w:val="NormalTok"/>
        </w:rPr>
        <w:t>(</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w:t>
      </w:r>
      <w:r>
        <w:rPr>
          <w:rStyle w:val="OperatorTok"/>
        </w:rPr>
        <w:t>;</w:t>
      </w:r>
      <w:r>
        <w:br/>
      </w:r>
      <w:r>
        <w:rPr>
          <w:rStyle w:val="NormalTok"/>
        </w:rPr>
        <w:tab/>
      </w:r>
      <w:r>
        <w:rPr>
          <w:rStyle w:val="NormalTok"/>
        </w:rPr>
        <w:tab/>
      </w:r>
      <w:r>
        <w:rPr>
          <w:rStyle w:val="OperatorTok"/>
        </w:rPr>
        <w:t>}</w:t>
      </w:r>
      <w:r>
        <w:br/>
      </w:r>
      <w:r>
        <w:rPr>
          <w:rStyle w:val="NormalTok"/>
        </w:rPr>
        <w:tab/>
      </w:r>
      <w:r>
        <w:rPr>
          <w:rStyle w:val="OperatorTok"/>
        </w:rPr>
        <w:t>}</w:t>
      </w:r>
      <w:r>
        <w:rPr>
          <w:rStyle w:val="NormalTok"/>
        </w:rPr>
        <w:t>).</w:t>
      </w:r>
      <w:r>
        <w:rPr>
          <w:rStyle w:val="AttributeTok"/>
        </w:rPr>
        <w:t>addTo</w:t>
      </w:r>
      <w:r>
        <w:rPr>
          <w:rStyle w:val="NormalTok"/>
        </w:rPr>
        <w:t>(mymap)</w:t>
      </w:r>
      <w:r>
        <w:rPr>
          <w:rStyle w:val="OperatorTok"/>
        </w:rPr>
        <w:t>;</w:t>
      </w:r>
      <w:r>
        <w:br/>
      </w:r>
      <w:r>
        <w:rPr>
          <w:rStyle w:val="OperatorTok"/>
        </w:rPr>
        <w:t>}</w:t>
      </w:r>
      <w:r>
        <w:rPr>
          <w:rStyle w:val="NormalTok"/>
        </w:rPr>
        <w:t>)</w:t>
      </w:r>
      <w:r>
        <w:rPr>
          <w:rStyle w:val="OperatorTok"/>
        </w:rPr>
        <w:t>;</w:t>
      </w:r>
    </w:p>
    <w:p w:rsidR="002C2992" w:rsidRDefault="00543FD4">
      <w:pPr>
        <w:pStyle w:val="FirstParagraph"/>
      </w:pPr>
      <w:r>
        <w:t xml:space="preserve">The cellTowers variable will hold the contents of our GeoJSON, so we can refer to it easily. Save and refresh your map. You should see the points populate. That is a lot of cell towers! Please open </w:t>
      </w:r>
      <w:r>
        <w:rPr>
          <w:b/>
        </w:rPr>
        <w:t>map2.html</w:t>
      </w:r>
      <w:r>
        <w:t xml:space="preserve"> to see the map at t</w:t>
      </w:r>
      <w:r>
        <w:t>he current stage.</w:t>
      </w:r>
    </w:p>
    <w:p w:rsidR="002C2992" w:rsidRDefault="00543FD4">
      <w:pPr>
        <w:pStyle w:val="FigurewithCaption"/>
      </w:pPr>
      <w:r>
        <w:rPr>
          <w:noProof/>
        </w:rPr>
        <w:drawing>
          <wp:inline distT="0" distB="0" distL="0" distR="0">
            <wp:extent cx="5334000" cy="374351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jakob\OneDrive\geog371\wk03\wk03_3_lab03\img\map2.png"/>
                    <pic:cNvPicPr>
                      <a:picLocks noChangeAspect="1" noChangeArrowheads="1"/>
                    </pic:cNvPicPr>
                  </pic:nvPicPr>
                  <pic:blipFill>
                    <a:blip r:embed="rId12"/>
                    <a:stretch>
                      <a:fillRect/>
                    </a:stretch>
                  </pic:blipFill>
                  <pic:spPr bwMode="auto">
                    <a:xfrm>
                      <a:off x="0" y="0"/>
                      <a:ext cx="5334000" cy="3743510"/>
                    </a:xfrm>
                    <a:prstGeom prst="rect">
                      <a:avLst/>
                    </a:prstGeom>
                    <a:noFill/>
                    <a:ln w="9525">
                      <a:noFill/>
                      <a:headEnd/>
                      <a:tailEnd/>
                    </a:ln>
                  </pic:spPr>
                </pic:pic>
              </a:graphicData>
            </a:graphic>
          </wp:inline>
        </w:drawing>
      </w:r>
    </w:p>
    <w:p w:rsidR="002C2992" w:rsidRDefault="002C2992">
      <w:pPr>
        <w:pStyle w:val="ImageCaption"/>
      </w:pPr>
    </w:p>
    <w:p w:rsidR="002C2992" w:rsidRDefault="00543FD4">
      <w:pPr>
        <w:pStyle w:val="Heading2"/>
      </w:pPr>
      <w:bookmarkStart w:id="10" w:name="header-c59"/>
      <w:bookmarkEnd w:id="10"/>
      <w:r>
        <w:t>2. Custom Point Markers</w:t>
      </w:r>
    </w:p>
    <w:p w:rsidR="002C2992" w:rsidRDefault="00543FD4">
      <w:pPr>
        <w:pStyle w:val="FirstParagraph"/>
      </w:pPr>
      <w:r>
        <w:t>Our point markers showing the cell towers are the default blue Leaflet map pin. While these markers are fine, if you are showing multiple properties or want to create unique symbols, you can set your point symbo</w:t>
      </w:r>
      <w:r>
        <w:t xml:space="preserve">ls to be represented by an icon of your choosing. The steps towards doing this are quite easy, and you can use the Leaflet icon class to set up your </w:t>
      </w:r>
      <w:r>
        <w:lastRenderedPageBreak/>
        <w:t>parameters. You have two choices for your custom icons. First</w:t>
      </w:r>
      <w:r>
        <w:t>, you can use existing icons or grab a library</w:t>
      </w:r>
      <w:r>
        <w:t xml:space="preserve"> of pre made icons. Here are two nice leaflet plugins:</w:t>
      </w:r>
    </w:p>
    <w:p w:rsidR="002C2992" w:rsidRDefault="00543FD4">
      <w:pPr>
        <w:numPr>
          <w:ilvl w:val="0"/>
          <w:numId w:val="3"/>
        </w:numPr>
      </w:pPr>
      <w:r>
        <w:t xml:space="preserve">Mapbox Maki: </w:t>
      </w:r>
      <w:ins w:id="11" w:author="Andy" w:date="2017-01-24T16:20:00Z">
        <w:r w:rsidR="00045961">
          <w:t>A</w:t>
        </w:r>
      </w:ins>
      <w:del w:id="12" w:author="Andy" w:date="2017-01-24T16:20:00Z">
        <w:r w:rsidDel="00045961">
          <w:delText>a</w:delText>
        </w:r>
      </w:del>
      <w:r>
        <w:t>llow</w:t>
      </w:r>
      <w:ins w:id="13" w:author="Andy" w:date="2017-01-24T16:20:00Z">
        <w:r w:rsidR="00045961">
          <w:t>s</w:t>
        </w:r>
      </w:ins>
      <w:r>
        <w:t xml:space="preserve"> you to use icons from the terrific Mapbox Maki library.</w:t>
      </w:r>
    </w:p>
    <w:p w:rsidR="002C2992" w:rsidRDefault="00543FD4">
      <w:pPr>
        <w:numPr>
          <w:ilvl w:val="0"/>
          <w:numId w:val="3"/>
        </w:numPr>
      </w:pPr>
      <w:r>
        <w:t>Font Awesome: Allows for use of the fantastically useful open source.</w:t>
      </w:r>
    </w:p>
    <w:p w:rsidR="002C2992" w:rsidRDefault="00543FD4">
      <w:pPr>
        <w:pStyle w:val="FirstParagraph"/>
      </w:pPr>
      <w:r>
        <w:t>Second, you can make your own icons by using an existing</w:t>
      </w:r>
      <w:r>
        <w:t xml:space="preserve"> image or creating one using graphics software (i.e. Illustrator, Photoshop). If your graphic is saved as an image (the most space efficient images for the web are usually in </w:t>
      </w:r>
      <w:r>
        <w:rPr>
          <w:rStyle w:val="VerbatimChar"/>
        </w:rPr>
        <w:t>png</w:t>
      </w:r>
      <w:r>
        <w:t xml:space="preserve"> or </w:t>
      </w:r>
      <w:r>
        <w:rPr>
          <w:rStyle w:val="VerbatimChar"/>
        </w:rPr>
        <w:t>jpg</w:t>
      </w:r>
      <w:r>
        <w:t xml:space="preserve"> </w:t>
      </w:r>
      <w:r>
        <w:t xml:space="preserve">format), and upload it to your server for use as an icon. If you want a higher level of customization, or the icons found in </w:t>
      </w:r>
      <w:r>
        <w:rPr>
          <w:b/>
        </w:rPr>
        <w:t>Font Awesome</w:t>
      </w:r>
      <w:r>
        <w:t xml:space="preserve"> or </w:t>
      </w:r>
      <w:r>
        <w:rPr>
          <w:b/>
        </w:rPr>
        <w:t>Maki</w:t>
      </w:r>
      <w:r>
        <w:t xml:space="preserve"> do not work for you, create your own!</w:t>
      </w:r>
    </w:p>
    <w:p w:rsidR="002C2992" w:rsidRDefault="00543FD4">
      <w:pPr>
        <w:pStyle w:val="Heading3"/>
      </w:pPr>
      <w:bookmarkStart w:id="14" w:name="header-c71"/>
      <w:bookmarkEnd w:id="14"/>
      <w:r>
        <w:t>2.1 Create a Custom Marker</w:t>
      </w:r>
    </w:p>
    <w:p w:rsidR="002C2992" w:rsidRDefault="00543FD4">
      <w:pPr>
        <w:pStyle w:val="FirstParagraph"/>
      </w:pPr>
      <w:r>
        <w:t>In the downloaded data package for this week,</w:t>
      </w:r>
      <w:r>
        <w:t xml:space="preserve"> you will see a folder named </w:t>
      </w:r>
      <w:r>
        <w:rPr>
          <w:rStyle w:val="VerbatimChar"/>
        </w:rPr>
        <w:t>img</w:t>
      </w:r>
      <w:r>
        <w:t>. It contains a handful of images that can be used as markers. To get started, since we are working with rodent incidents, lets change our default blue map pin to be an icon of a cell tower: (ct.png).</w:t>
      </w:r>
    </w:p>
    <w:p w:rsidR="002C2992" w:rsidRDefault="00543FD4">
      <w:pPr>
        <w:pStyle w:val="BodyText"/>
      </w:pPr>
      <w:r>
        <w:rPr>
          <w:i/>
        </w:rPr>
        <w:t xml:space="preserve">Use the </w:t>
      </w:r>
      <w:r>
        <w:rPr>
          <w:rStyle w:val="VerbatimChar"/>
          <w:i/>
        </w:rPr>
        <w:t>L.icon</w:t>
      </w:r>
      <w:r>
        <w:rPr>
          <w:i/>
        </w:rPr>
        <w:t xml:space="preserve"> object a</w:t>
      </w:r>
      <w:r>
        <w:rPr>
          <w:i/>
        </w:rPr>
        <w:t>nd create a holder for our custom cell tower icon</w:t>
      </w:r>
    </w:p>
    <w:p w:rsidR="002C2992" w:rsidRDefault="00543FD4">
      <w:pPr>
        <w:pStyle w:val="BodyText"/>
      </w:pPr>
      <w:r>
        <w:t>The first task is to create an object that will hold our custom icon. Enter the following code to create</w:t>
      </w:r>
      <w:del w:id="15" w:author="Andy" w:date="2017-01-24T16:21:00Z">
        <w:r w:rsidDel="00045961">
          <w:delText>d</w:delText>
        </w:r>
      </w:del>
      <w:r>
        <w:t xml:space="preserve"> our custom rodent icon, within the script tags. Note it will be a global variable, meaning we can us</w:t>
      </w:r>
      <w:r>
        <w:t>e the variable at any location in our script.</w:t>
      </w:r>
    </w:p>
    <w:p w:rsidR="002C2992" w:rsidRDefault="00543FD4">
      <w:pPr>
        <w:pStyle w:val="SourceCode"/>
      </w:pPr>
      <w:r>
        <w:rPr>
          <w:rStyle w:val="CommentTok"/>
        </w:rPr>
        <w:t>// Create Custom Icons Here</w:t>
      </w:r>
      <w:r>
        <w:br/>
      </w:r>
      <w:r>
        <w:rPr>
          <w:rStyle w:val="KeywordTok"/>
        </w:rPr>
        <w:t>var</w:t>
      </w:r>
      <w:r>
        <w:rPr>
          <w:rStyle w:val="NormalTok"/>
        </w:rPr>
        <w:t xml:space="preserve"> TowerIcon </w:t>
      </w:r>
      <w:r>
        <w:rPr>
          <w:rStyle w:val="OperatorTok"/>
        </w:rPr>
        <w:t>=</w:t>
      </w:r>
      <w:r>
        <w:rPr>
          <w:rStyle w:val="NormalTok"/>
        </w:rPr>
        <w:t xml:space="preserve"> </w:t>
      </w:r>
      <w:r>
        <w:rPr>
          <w:rStyle w:val="VariableTok"/>
        </w:rPr>
        <w:t>L</w:t>
      </w:r>
      <w:r>
        <w:rPr>
          <w:rStyle w:val="NormalTok"/>
        </w:rPr>
        <w:t>.</w:t>
      </w:r>
      <w:r>
        <w:rPr>
          <w:rStyle w:val="VariableTok"/>
        </w:rPr>
        <w:t>Icon</w:t>
      </w:r>
      <w:r>
        <w:rPr>
          <w:rStyle w:val="NormalTok"/>
        </w:rPr>
        <w:t>.</w:t>
      </w:r>
      <w:r>
        <w:rPr>
          <w:rStyle w:val="AttributeTok"/>
        </w:rPr>
        <w:t>extend</w:t>
      </w:r>
      <w:r>
        <w:rPr>
          <w:rStyle w:val="NormalTok"/>
        </w:rPr>
        <w:t>(</w:t>
      </w:r>
      <w:r>
        <w:rPr>
          <w:rStyle w:val="OperatorTok"/>
        </w:rPr>
        <w:t>{</w:t>
      </w:r>
      <w:r>
        <w:br/>
      </w:r>
      <w:r>
        <w:rPr>
          <w:rStyle w:val="NormalTok"/>
        </w:rPr>
        <w:t xml:space="preserve">    </w:t>
      </w:r>
      <w:r>
        <w:rPr>
          <w:rStyle w:val="DataTypeTok"/>
        </w:rPr>
        <w:t>options</w:t>
      </w:r>
      <w:r>
        <w:rPr>
          <w:rStyle w:val="OperatorTok"/>
        </w:rPr>
        <w:t>:{</w:t>
      </w:r>
      <w:r>
        <w:br/>
      </w:r>
      <w:r>
        <w:rPr>
          <w:rStyle w:val="NormalTok"/>
        </w:rPr>
        <w:t xml:space="preserve">        </w:t>
      </w:r>
      <w:r>
        <w:rPr>
          <w:rStyle w:val="DataTypeTok"/>
        </w:rPr>
        <w:t>iconUrl</w:t>
      </w:r>
      <w:r>
        <w:rPr>
          <w:rStyle w:val="OperatorTok"/>
        </w:rPr>
        <w:t>:</w:t>
      </w:r>
      <w:r>
        <w:rPr>
          <w:rStyle w:val="NormalTok"/>
        </w:rPr>
        <w:t xml:space="preserve">      </w:t>
      </w:r>
      <w:r>
        <w:rPr>
          <w:rStyle w:val="StringTok"/>
        </w:rPr>
        <w:t>'img/ct.png'</w:t>
      </w:r>
      <w:r>
        <w:rPr>
          <w:rStyle w:val="OperatorTok"/>
        </w:rPr>
        <w:t>,</w:t>
      </w:r>
      <w:r>
        <w:br/>
      </w:r>
      <w:r>
        <w:rPr>
          <w:rStyle w:val="NormalTok"/>
        </w:rPr>
        <w:t xml:space="preserve">        </w:t>
      </w:r>
      <w:r>
        <w:rPr>
          <w:rStyle w:val="DataTypeTok"/>
        </w:rPr>
        <w:t>shadowUrl</w:t>
      </w:r>
      <w:r>
        <w:rPr>
          <w:rStyle w:val="OperatorTok"/>
        </w:rPr>
        <w:t>:</w:t>
      </w:r>
      <w:r>
        <w:rPr>
          <w:rStyle w:val="NormalTok"/>
        </w:rPr>
        <w:t xml:space="preserve">    </w:t>
      </w:r>
      <w:r>
        <w:rPr>
          <w:rStyle w:val="StringTok"/>
        </w:rPr>
        <w:t>'img/ct_sd.png'</w:t>
      </w:r>
      <w:r>
        <w:rPr>
          <w:rStyle w:val="OperatorTok"/>
        </w:rPr>
        <w:t>,</w:t>
      </w:r>
      <w:r>
        <w:br/>
      </w:r>
      <w:r>
        <w:rPr>
          <w:rStyle w:val="NormalTok"/>
        </w:rPr>
        <w:t xml:space="preserve">        </w:t>
      </w:r>
      <w:r>
        <w:rPr>
          <w:rStyle w:val="DataTypeTok"/>
        </w:rPr>
        <w:t>iconSize</w:t>
      </w:r>
      <w:r>
        <w:rPr>
          <w:rStyle w:val="OperatorTok"/>
        </w:rPr>
        <w:t>:</w:t>
      </w:r>
      <w:r>
        <w:rPr>
          <w:rStyle w:val="NormalTok"/>
        </w:rPr>
        <w:t xml:space="preserve">     [</w:t>
      </w:r>
      <w:r>
        <w:rPr>
          <w:rStyle w:val="DecValTok"/>
        </w:rPr>
        <w:t>18</w:t>
      </w:r>
      <w:r>
        <w:rPr>
          <w:rStyle w:val="OperatorTok"/>
        </w:rPr>
        <w:t>,</w:t>
      </w:r>
      <w:r>
        <w:rPr>
          <w:rStyle w:val="NormalTok"/>
        </w:rPr>
        <w:t xml:space="preserve"> </w:t>
      </w:r>
      <w:r>
        <w:rPr>
          <w:rStyle w:val="DecValTok"/>
        </w:rPr>
        <w:t>18</w:t>
      </w:r>
      <w:r>
        <w:rPr>
          <w:rStyle w:val="NormalTok"/>
        </w:rPr>
        <w:t>]</w:t>
      </w:r>
      <w:r>
        <w:rPr>
          <w:rStyle w:val="OperatorTok"/>
        </w:rPr>
        <w:t>,</w:t>
      </w:r>
      <w:r>
        <w:br/>
      </w:r>
      <w:r>
        <w:rPr>
          <w:rStyle w:val="NormalTok"/>
        </w:rPr>
        <w:t xml:space="preserve">        </w:t>
      </w:r>
      <w:r>
        <w:rPr>
          <w:rStyle w:val="DataTypeTok"/>
        </w:rPr>
        <w:t>shadowSize</w:t>
      </w:r>
      <w:r>
        <w:rPr>
          <w:rStyle w:val="OperatorTok"/>
        </w:rPr>
        <w:t>:</w:t>
      </w:r>
      <w:r>
        <w:rPr>
          <w:rStyle w:val="NormalTok"/>
        </w:rPr>
        <w:t xml:space="preserve">   [</w:t>
      </w:r>
      <w:r>
        <w:rPr>
          <w:rStyle w:val="DecValTok"/>
        </w:rPr>
        <w:t>25</w:t>
      </w:r>
      <w:r>
        <w:rPr>
          <w:rStyle w:val="OperatorTok"/>
        </w:rPr>
        <w:t>,</w:t>
      </w:r>
      <w:r>
        <w:rPr>
          <w:rStyle w:val="NormalTok"/>
        </w:rPr>
        <w:t xml:space="preserve"> </w:t>
      </w:r>
      <w:r>
        <w:rPr>
          <w:rStyle w:val="DecValTok"/>
        </w:rPr>
        <w:t>18</w:t>
      </w:r>
      <w:r>
        <w:rPr>
          <w:rStyle w:val="NormalTok"/>
        </w:rPr>
        <w:t>]</w:t>
      </w:r>
      <w:r>
        <w:rPr>
          <w:rStyle w:val="OperatorTok"/>
        </w:rPr>
        <w:t>,</w:t>
      </w:r>
      <w:r>
        <w:br/>
      </w:r>
      <w:r>
        <w:rPr>
          <w:rStyle w:val="NormalTok"/>
        </w:rPr>
        <w:t xml:space="preserve">        </w:t>
      </w:r>
      <w:r>
        <w:rPr>
          <w:rStyle w:val="DataTypeTok"/>
        </w:rPr>
        <w:t>iconAnchor</w:t>
      </w:r>
      <w:r>
        <w:rPr>
          <w:rStyle w:val="OperatorTok"/>
        </w:rPr>
        <w:t>:</w:t>
      </w:r>
      <w:r>
        <w:rPr>
          <w:rStyle w:val="NormalTok"/>
        </w:rPr>
        <w:t xml:space="preserve">   [</w:t>
      </w:r>
      <w:r>
        <w:rPr>
          <w:rStyle w:val="DecValTok"/>
        </w:rPr>
        <w:t>16</w:t>
      </w:r>
      <w:r>
        <w:rPr>
          <w:rStyle w:val="OperatorTok"/>
        </w:rPr>
        <w:t>,</w:t>
      </w:r>
      <w:r>
        <w:rPr>
          <w:rStyle w:val="NormalTok"/>
        </w:rPr>
        <w:t xml:space="preserve"> </w:t>
      </w:r>
      <w:r>
        <w:rPr>
          <w:rStyle w:val="DecValTok"/>
        </w:rPr>
        <w:t>16</w:t>
      </w:r>
      <w:r>
        <w:rPr>
          <w:rStyle w:val="NormalTok"/>
        </w:rPr>
        <w:t>]</w:t>
      </w:r>
      <w:r>
        <w:rPr>
          <w:rStyle w:val="OperatorTok"/>
        </w:rPr>
        <w:t>,</w:t>
      </w:r>
      <w:r>
        <w:br/>
      </w:r>
      <w:r>
        <w:rPr>
          <w:rStyle w:val="NormalTok"/>
        </w:rPr>
        <w:t xml:space="preserve">        </w:t>
      </w:r>
      <w:r>
        <w:rPr>
          <w:rStyle w:val="DataTypeTok"/>
        </w:rPr>
        <w:t>shadowAnchor</w:t>
      </w:r>
      <w:r>
        <w:rPr>
          <w:rStyle w:val="OperatorTok"/>
        </w:rPr>
        <w:t>:</w:t>
      </w:r>
      <w:r>
        <w:rPr>
          <w:rStyle w:val="NormalTok"/>
        </w:rPr>
        <w:t xml:space="preserve"> [</w:t>
      </w:r>
      <w:r>
        <w:rPr>
          <w:rStyle w:val="DecValTok"/>
        </w:rPr>
        <w:t>16</w:t>
      </w:r>
      <w:r>
        <w:rPr>
          <w:rStyle w:val="OperatorTok"/>
        </w:rPr>
        <w:t>,</w:t>
      </w:r>
      <w:r>
        <w:rPr>
          <w:rStyle w:val="NormalTok"/>
        </w:rPr>
        <w:t xml:space="preserve"> </w:t>
      </w:r>
      <w:r>
        <w:rPr>
          <w:rStyle w:val="DecValTok"/>
        </w:rPr>
        <w:t>16</w:t>
      </w:r>
      <w:r>
        <w:rPr>
          <w:rStyle w:val="NormalTok"/>
        </w:rPr>
        <w:t>]</w:t>
      </w:r>
      <w:r>
        <w:rPr>
          <w:rStyle w:val="OperatorTok"/>
        </w:rPr>
        <w:t>,</w:t>
      </w:r>
      <w:r>
        <w:br/>
      </w:r>
      <w:r>
        <w:rPr>
          <w:rStyle w:val="NormalTok"/>
        </w:rPr>
        <w:t xml:space="preserve">        </w:t>
      </w:r>
      <w:r>
        <w:rPr>
          <w:rStyle w:val="DataTypeTok"/>
        </w:rPr>
        <w:t>popupAnchor</w:t>
      </w:r>
      <w:r>
        <w:rPr>
          <w:rStyle w:val="OperatorTok"/>
        </w:rPr>
        <w:t>:</w:t>
      </w:r>
      <w:r>
        <w:rPr>
          <w:rStyle w:val="NormalTok"/>
        </w:rPr>
        <w:t xml:space="preserve">  [</w:t>
      </w:r>
      <w:r>
        <w:rPr>
          <w:rStyle w:val="OperatorTok"/>
        </w:rPr>
        <w:t>-</w:t>
      </w:r>
      <w:r>
        <w:rPr>
          <w:rStyle w:val="DecValTok"/>
        </w:rPr>
        <w:t>8</w:t>
      </w:r>
      <w:r>
        <w:rPr>
          <w:rStyle w:val="OperatorTok"/>
        </w:rPr>
        <w:t>,</w:t>
      </w:r>
      <w:r>
        <w:rPr>
          <w:rStyle w:val="NormalTok"/>
        </w:rPr>
        <w:t xml:space="preserve"> </w:t>
      </w:r>
      <w:r>
        <w:rPr>
          <w:rStyle w:val="OperatorTok"/>
        </w:rPr>
        <w:t>-</w:t>
      </w:r>
      <w:r>
        <w:rPr>
          <w:rStyle w:val="DecValTok"/>
        </w:rPr>
        <w:t>18</w:t>
      </w:r>
      <w:r>
        <w:rPr>
          <w:rStyle w:val="NormalTok"/>
        </w:rPr>
        <w:t>]</w:t>
      </w:r>
      <w:r>
        <w:br/>
      </w:r>
      <w:r>
        <w:rPr>
          <w:rStyle w:val="NormalTok"/>
        </w:rPr>
        <w:t xml:space="preserve">    </w:t>
      </w:r>
      <w:r>
        <w:rPr>
          <w:rStyle w:val="OperatorTok"/>
        </w:rPr>
        <w:t>}</w:t>
      </w:r>
      <w:r>
        <w:br/>
      </w:r>
      <w:r>
        <w:rPr>
          <w:rStyle w:val="OperatorTok"/>
        </w:rPr>
        <w:t>}</w:t>
      </w:r>
      <w:r>
        <w:rPr>
          <w:rStyle w:val="NormalTok"/>
        </w:rPr>
        <w:t>)</w:t>
      </w:r>
      <w:r>
        <w:rPr>
          <w:rStyle w:val="OperatorTok"/>
        </w:rPr>
        <w:t>;</w:t>
      </w:r>
    </w:p>
    <w:p w:rsidR="002C2992" w:rsidRDefault="00543FD4">
      <w:pPr>
        <w:pStyle w:val="FirstParagraph"/>
      </w:pPr>
      <w:r>
        <w:t xml:space="preserve">This </w:t>
      </w:r>
      <w:ins w:id="16" w:author="Andy" w:date="2017-01-24T16:23:00Z">
        <w:r w:rsidR="00045961">
          <w:t xml:space="preserve">code </w:t>
        </w:r>
      </w:ins>
      <w:r>
        <w:t>used the Leaflet Icon class (</w:t>
      </w:r>
      <w:r>
        <w:rPr>
          <w:rStyle w:val="VerbatimChar"/>
        </w:rPr>
        <w:t>L.icon</w:t>
      </w:r>
      <w:r>
        <w:t xml:space="preserve">) to set up the icon. </w:t>
      </w:r>
      <w:r>
        <w:rPr>
          <w:rStyle w:val="VerbatimChar"/>
        </w:rPr>
        <w:t>L.icon</w:t>
      </w:r>
      <w:r>
        <w:t xml:space="preserve"> </w:t>
      </w:r>
      <w:r>
        <w:t>requires a path to your icon, then takes a handful of other options that allow you a high level of control. Creating this icon as an object and saving it as TowerIcon will allow us to set the display of feature to this icon. Let's talk a bit more about the</w:t>
      </w:r>
      <w:r>
        <w:t>se options.</w:t>
      </w:r>
    </w:p>
    <w:p w:rsidR="002C2992" w:rsidRDefault="00543FD4">
      <w:pPr>
        <w:numPr>
          <w:ilvl w:val="0"/>
          <w:numId w:val="4"/>
        </w:numPr>
      </w:pPr>
      <w:r>
        <w:rPr>
          <w:rStyle w:val="VerbatimChar"/>
        </w:rPr>
        <w:t>iconUrl</w:t>
      </w:r>
      <w:r>
        <w:t>: contains the path to your icon</w:t>
      </w:r>
    </w:p>
    <w:p w:rsidR="002C2992" w:rsidRDefault="00543FD4">
      <w:pPr>
        <w:numPr>
          <w:ilvl w:val="0"/>
          <w:numId w:val="4"/>
        </w:numPr>
      </w:pPr>
      <w:r>
        <w:rPr>
          <w:rStyle w:val="VerbatimChar"/>
        </w:rPr>
        <w:t>shadowUrl</w:t>
      </w:r>
      <w:r>
        <w:t>: contains the path to the icon shadow to give a 3D feel to your map</w:t>
      </w:r>
    </w:p>
    <w:p w:rsidR="002C2992" w:rsidRDefault="00543FD4">
      <w:pPr>
        <w:numPr>
          <w:ilvl w:val="0"/>
          <w:numId w:val="4"/>
        </w:numPr>
      </w:pPr>
      <w:r>
        <w:rPr>
          <w:rStyle w:val="VerbatimChar"/>
        </w:rPr>
        <w:t>iconSize</w:t>
      </w:r>
      <w:r>
        <w:t>: sets the size of your icon in pixels. Best to work at size, okay to scale down, never scale up</w:t>
      </w:r>
    </w:p>
    <w:p w:rsidR="002C2992" w:rsidRDefault="00543FD4">
      <w:pPr>
        <w:numPr>
          <w:ilvl w:val="0"/>
          <w:numId w:val="4"/>
        </w:numPr>
      </w:pPr>
      <w:r>
        <w:rPr>
          <w:rStyle w:val="VerbatimChar"/>
        </w:rPr>
        <w:lastRenderedPageBreak/>
        <w:t>shadowSize</w:t>
      </w:r>
      <w:r>
        <w:t>: sets icon</w:t>
      </w:r>
      <w:r>
        <w:t xml:space="preserve"> shadow image size</w:t>
      </w:r>
    </w:p>
    <w:p w:rsidR="002C2992" w:rsidRDefault="00543FD4">
      <w:pPr>
        <w:numPr>
          <w:ilvl w:val="0"/>
          <w:numId w:val="4"/>
        </w:numPr>
      </w:pPr>
      <w:r>
        <w:rPr>
          <w:rStyle w:val="VerbatimChar"/>
        </w:rPr>
        <w:t>iconAnchor</w:t>
      </w:r>
      <w:r>
        <w:t>: sets anchor point (where the icon is located in respect to the feature latitude and longitude</w:t>
      </w:r>
    </w:p>
    <w:p w:rsidR="002C2992" w:rsidRDefault="00543FD4">
      <w:pPr>
        <w:numPr>
          <w:ilvl w:val="0"/>
          <w:numId w:val="4"/>
        </w:numPr>
      </w:pPr>
      <w:r>
        <w:rPr>
          <w:rStyle w:val="VerbatimChar"/>
        </w:rPr>
        <w:t>shadowAnchor</w:t>
      </w:r>
      <w:r>
        <w:t>: sets anchor point of shadow</w:t>
      </w:r>
    </w:p>
    <w:p w:rsidR="002C2992" w:rsidRDefault="00543FD4">
      <w:pPr>
        <w:numPr>
          <w:ilvl w:val="0"/>
          <w:numId w:val="4"/>
        </w:numPr>
      </w:pPr>
      <w:r>
        <w:rPr>
          <w:rStyle w:val="VerbatimChar"/>
        </w:rPr>
        <w:t>popupAnchor</w:t>
      </w:r>
      <w:r>
        <w:t>: sets anchor point of bottom of popup</w:t>
      </w:r>
    </w:p>
    <w:p w:rsidR="002C2992" w:rsidRDefault="002C2992">
      <w:pPr>
        <w:numPr>
          <w:ilvl w:val="0"/>
          <w:numId w:val="4"/>
        </w:numPr>
      </w:pPr>
    </w:p>
    <w:p w:rsidR="002C2992" w:rsidRDefault="00543FD4">
      <w:pPr>
        <w:pStyle w:val="FirstParagraph"/>
      </w:pPr>
      <w:r>
        <w:rPr>
          <w:i/>
        </w:rPr>
        <w:t xml:space="preserve">Use </w:t>
      </w:r>
      <w:r>
        <w:rPr>
          <w:rStyle w:val="VerbatimChar"/>
          <w:i/>
        </w:rPr>
        <w:t>point to layer</w:t>
      </w:r>
      <w:r>
        <w:rPr>
          <w:i/>
        </w:rPr>
        <w:t xml:space="preserve"> option of </w:t>
      </w:r>
      <w:r>
        <w:rPr>
          <w:rStyle w:val="VerbatimChar"/>
          <w:i/>
        </w:rPr>
        <w:t>L.geoJson</w:t>
      </w:r>
      <w:r>
        <w:rPr>
          <w:i/>
        </w:rPr>
        <w:t xml:space="preserve"> to set the icon</w:t>
      </w:r>
    </w:p>
    <w:p w:rsidR="002C2992" w:rsidRDefault="00543FD4">
      <w:pPr>
        <w:pStyle w:val="BodyText"/>
      </w:pPr>
      <w:r>
        <w:t>With our icon loaded into our document, we need to replace the default icons created when we add the GeoJSON. This is a process of setting the icon option to TowerIcon for each marker when it is added to our map. To set the icon for a GeoJ</w:t>
      </w:r>
      <w:r>
        <w:t xml:space="preserve">SON, we need to create a layer from the GeoJSON (we can style it if it is a layer) by using the </w:t>
      </w:r>
      <w:r>
        <w:rPr>
          <w:rStyle w:val="VerbatimChar"/>
        </w:rPr>
        <w:t>pointToLayer</w:t>
      </w:r>
      <w:r>
        <w:t xml:space="preserve"> option of </w:t>
      </w:r>
      <w:r>
        <w:rPr>
          <w:rStyle w:val="VerbatimChar"/>
        </w:rPr>
        <w:t>L.geoJson</w:t>
      </w:r>
      <w:r>
        <w:t>. Our GeoJSON is added to our map using jQuery with the following block of code.</w:t>
      </w:r>
    </w:p>
    <w:p w:rsidR="002C2992" w:rsidRDefault="00543FD4">
      <w:pPr>
        <w:pStyle w:val="SourceCode"/>
      </w:pPr>
      <w:r>
        <w:rPr>
          <w:rStyle w:val="CommentTok"/>
        </w:rPr>
        <w:t>// Get GeoJSON and put on it on the map when it</w:t>
      </w:r>
      <w:r>
        <w:rPr>
          <w:rStyle w:val="CommentTok"/>
        </w:rPr>
        <w:t xml:space="preserve"> loads</w:t>
      </w:r>
      <w:r>
        <w:br/>
      </w:r>
      <w:r>
        <w:rPr>
          <w:rStyle w:val="VariableTok"/>
        </w:rPr>
        <w:t>$</w:t>
      </w:r>
      <w:r>
        <w:rPr>
          <w:rStyle w:val="NormalTok"/>
        </w:rPr>
        <w:t>.</w:t>
      </w:r>
      <w:r>
        <w:rPr>
          <w:rStyle w:val="AttributeTok"/>
        </w:rPr>
        <w:t>getJSON</w:t>
      </w:r>
      <w:r>
        <w:rPr>
          <w:rStyle w:val="NormalTok"/>
        </w:rPr>
        <w:t>(</w:t>
      </w:r>
      <w:r>
        <w:rPr>
          <w:rStyle w:val="StringTok"/>
        </w:rPr>
        <w:t>"assets/cell_towers.geojson"</w:t>
      </w:r>
      <w:r>
        <w:rPr>
          <w:rStyle w:val="OperatorTok"/>
        </w:rPr>
        <w:t>,</w:t>
      </w:r>
      <w:r>
        <w:rPr>
          <w:rStyle w:val="KeywordTok"/>
        </w:rPr>
        <w:t>function</w:t>
      </w:r>
      <w:r>
        <w:rPr>
          <w:rStyle w:val="NormalTok"/>
        </w:rPr>
        <w:t>(data)</w:t>
      </w:r>
      <w:r>
        <w:rPr>
          <w:rStyle w:val="OperatorTok"/>
        </w:rPr>
        <w:t>{</w:t>
      </w:r>
      <w:r>
        <w:br/>
      </w:r>
      <w:r>
        <w:rPr>
          <w:rStyle w:val="NormalTok"/>
        </w:rPr>
        <w:t xml:space="preserve">  </w:t>
      </w:r>
      <w:r>
        <w:rPr>
          <w:rStyle w:val="CommentTok"/>
        </w:rPr>
        <w:t>// set cellTowers to the dataset, and add the cell tower GeoJSON layer to the map</w:t>
      </w:r>
      <w:r>
        <w:br/>
      </w:r>
      <w:r>
        <w:rPr>
          <w:rStyle w:val="NormalTok"/>
        </w:rPr>
        <w:t xml:space="preserve">    cellTowers </w:t>
      </w:r>
      <w:r>
        <w:rPr>
          <w:rStyle w:val="OperatorTok"/>
        </w:rPr>
        <w:t>=</w:t>
      </w:r>
      <w:r>
        <w:rPr>
          <w:rStyle w:val="NormalTok"/>
        </w:rPr>
        <w:t xml:space="preserve"> </w:t>
      </w:r>
      <w:r>
        <w:rPr>
          <w:rStyle w:val="VariableTok"/>
        </w:rPr>
        <w:t>L</w:t>
      </w:r>
      <w:r>
        <w:rPr>
          <w:rStyle w:val="NormalTok"/>
        </w:rPr>
        <w:t>.</w:t>
      </w:r>
      <w:r>
        <w:rPr>
          <w:rStyle w:val="AttributeTok"/>
        </w:rPr>
        <w:t>geoJson</w:t>
      </w:r>
      <w:r>
        <w:rPr>
          <w:rStyle w:val="NormalTok"/>
        </w:rPr>
        <w:t>(data</w:t>
      </w:r>
      <w:r>
        <w:rPr>
          <w:rStyle w:val="OperatorTok"/>
        </w:rPr>
        <w:t>,{</w:t>
      </w:r>
      <w:r>
        <w:br/>
      </w:r>
      <w:r>
        <w:rPr>
          <w:rStyle w:val="NormalTok"/>
        </w:rPr>
        <w:t xml:space="preserve">        </w:t>
      </w:r>
      <w:r>
        <w:rPr>
          <w:rStyle w:val="DataTypeTok"/>
        </w:rPr>
        <w:t>onEachFeature</w:t>
      </w:r>
      <w:r>
        <w:rPr>
          <w:rStyle w:val="OperatorTok"/>
        </w:rPr>
        <w:t>:</w:t>
      </w:r>
      <w:r>
        <w:rPr>
          <w:rStyle w:val="NormalTok"/>
        </w:rPr>
        <w:t xml:space="preserve"> </w:t>
      </w:r>
      <w:r>
        <w:rPr>
          <w:rStyle w:val="KeywordTok"/>
        </w:rPr>
        <w:t>function</w:t>
      </w:r>
      <w:r>
        <w:rPr>
          <w:rStyle w:val="NormalTok"/>
        </w:rPr>
        <w:t xml:space="preserve"> (feature</w:t>
      </w:r>
      <w:r>
        <w:rPr>
          <w:rStyle w:val="OperatorTok"/>
        </w:rPr>
        <w:t>,</w:t>
      </w:r>
      <w:r>
        <w:rPr>
          <w:rStyle w:val="NormalTok"/>
        </w:rPr>
        <w:t xml:space="preserve"> layer) </w:t>
      </w:r>
      <w:r>
        <w:rPr>
          <w:rStyle w:val="OperatorTok"/>
        </w:rPr>
        <w:t>{</w:t>
      </w:r>
      <w:r>
        <w:br/>
      </w:r>
      <w:r>
        <w:rPr>
          <w:rStyle w:val="NormalTok"/>
        </w:rPr>
        <w:t xml:space="preserve">            </w:t>
      </w:r>
      <w:r>
        <w:rPr>
          <w:rStyle w:val="VariableTok"/>
        </w:rPr>
        <w:t>layer</w:t>
      </w:r>
      <w:r>
        <w:rPr>
          <w:rStyle w:val="NormalTok"/>
        </w:rPr>
        <w:t>.</w:t>
      </w:r>
      <w:r>
        <w:rPr>
          <w:rStyle w:val="AttributeTok"/>
        </w:rPr>
        <w:t>bindPopup</w:t>
      </w:r>
      <w:r>
        <w:rPr>
          <w:rStyle w:val="NormalTok"/>
        </w:rPr>
        <w:t>(</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w:t>
      </w:r>
      <w:r>
        <w:rPr>
          <w:rStyle w:val="AttributeTok"/>
        </w:rPr>
        <w:t>addTo</w:t>
      </w:r>
      <w:r>
        <w:rPr>
          <w:rStyle w:val="NormalTok"/>
        </w:rPr>
        <w:t>(map)</w:t>
      </w:r>
      <w:r>
        <w:rPr>
          <w:rStyle w:val="OperatorTok"/>
        </w:rPr>
        <w:t>;</w:t>
      </w:r>
      <w:r>
        <w:br/>
      </w:r>
      <w:r>
        <w:rPr>
          <w:rStyle w:val="OperatorTok"/>
        </w:rPr>
        <w:t>}</w:t>
      </w:r>
      <w:r>
        <w:rPr>
          <w:rStyle w:val="NormalTok"/>
        </w:rPr>
        <w:t>)</w:t>
      </w:r>
      <w:r>
        <w:rPr>
          <w:rStyle w:val="OperatorTok"/>
        </w:rPr>
        <w:t>;</w:t>
      </w:r>
    </w:p>
    <w:p w:rsidR="002C2992" w:rsidRDefault="00543FD4">
      <w:pPr>
        <w:pStyle w:val="FirstParagraph"/>
      </w:pPr>
      <w:r>
        <w:rPr>
          <w:b/>
        </w:rPr>
        <w:t xml:space="preserve">Options available for </w:t>
      </w:r>
      <w:r>
        <w:rPr>
          <w:rStyle w:val="VerbatimChar"/>
          <w:b/>
        </w:rPr>
        <w:t>L.geoJson</w:t>
      </w:r>
      <w:r>
        <w:rPr>
          <w:b/>
        </w:rPr>
        <w:t xml:space="preserve"> include</w:t>
      </w:r>
      <w:r>
        <w:t>:</w:t>
      </w:r>
    </w:p>
    <w:p w:rsidR="002C2992" w:rsidRDefault="00543FD4">
      <w:pPr>
        <w:numPr>
          <w:ilvl w:val="0"/>
          <w:numId w:val="5"/>
        </w:numPr>
      </w:pPr>
      <w:r>
        <w:rPr>
          <w:rStyle w:val="VerbatimChar"/>
        </w:rPr>
        <w:t>pointToLayer</w:t>
      </w:r>
      <w:r>
        <w:t>: Function that will be used for creating layers for GeoJSON points (if not specified, simple markers will be created).</w:t>
      </w:r>
    </w:p>
    <w:p w:rsidR="002C2992" w:rsidRDefault="00543FD4">
      <w:pPr>
        <w:numPr>
          <w:ilvl w:val="0"/>
          <w:numId w:val="5"/>
        </w:numPr>
      </w:pPr>
      <w:r>
        <w:rPr>
          <w:rStyle w:val="VerbatimChar"/>
        </w:rPr>
        <w:t>style</w:t>
      </w:r>
      <w:r>
        <w:t>: Function that will be used to get style options for vector layers created for GeoJSON features.</w:t>
      </w:r>
    </w:p>
    <w:p w:rsidR="002C2992" w:rsidRDefault="00543FD4">
      <w:pPr>
        <w:numPr>
          <w:ilvl w:val="0"/>
          <w:numId w:val="5"/>
        </w:numPr>
      </w:pPr>
      <w:r>
        <w:rPr>
          <w:rStyle w:val="VerbatimChar"/>
        </w:rPr>
        <w:t>onEachFeature</w:t>
      </w:r>
      <w:r>
        <w:t xml:space="preserve">: Function that will be called on </w:t>
      </w:r>
      <w:ins w:id="17" w:author="Andy" w:date="2017-01-24T16:26:00Z">
        <w:r w:rsidR="00045961">
          <w:t xml:space="preserve">for </w:t>
        </w:r>
      </w:ins>
      <w:r>
        <w:t>each created feature layer. Useful for attaching events and popups to features.</w:t>
      </w:r>
    </w:p>
    <w:p w:rsidR="002C2992" w:rsidRDefault="00543FD4">
      <w:pPr>
        <w:numPr>
          <w:ilvl w:val="0"/>
          <w:numId w:val="5"/>
        </w:numPr>
      </w:pPr>
      <w:r>
        <w:rPr>
          <w:rStyle w:val="VerbatimChar"/>
        </w:rPr>
        <w:t>filter</w:t>
      </w:r>
      <w:r>
        <w:t>: Function that will be u</w:t>
      </w:r>
      <w:r>
        <w:t>sed to decide whether to show a feature or not.</w:t>
      </w:r>
    </w:p>
    <w:p w:rsidR="002C2992" w:rsidRDefault="00543FD4">
      <w:pPr>
        <w:numPr>
          <w:ilvl w:val="0"/>
          <w:numId w:val="5"/>
        </w:numPr>
      </w:pPr>
      <w:r>
        <w:rPr>
          <w:rStyle w:val="VerbatimChar"/>
        </w:rPr>
        <w:t>coordsToLatLng</w:t>
      </w:r>
      <w:r>
        <w:t>: Function that will be used for converting GeoJSON coordinates to LatLng points (if not specified, coords will be assumed to be WGS84 — standard [longitude, latitude] values in degrees).</w:t>
      </w:r>
    </w:p>
    <w:p w:rsidR="002C2992" w:rsidRDefault="00543FD4">
      <w:pPr>
        <w:pStyle w:val="FirstParagraph"/>
      </w:pPr>
      <w:r>
        <w:t>We are</w:t>
      </w:r>
      <w:r>
        <w:t xml:space="preserve"> using onEachFeature to set the popup, but you can see that in order to set a icon, we need to use </w:t>
      </w:r>
      <w:r>
        <w:rPr>
          <w:rStyle w:val="VerbatimChar"/>
        </w:rPr>
        <w:t>pointToLayer</w:t>
      </w:r>
      <w:r>
        <w:t>. In pseudo-code, pointToLayer runs a function when the GeoJSON is loaded that takes a feature and latitude and longitude and creates a marker at</w:t>
      </w:r>
      <w:r>
        <w:t xml:space="preserve"> that latitude and longitude. Marker has an option called icon that you set to be our </w:t>
      </w:r>
      <w:r>
        <w:lastRenderedPageBreak/>
        <w:t xml:space="preserve">towerIcon variable. Once set, return the marker. This will replace the default blue map pin with our rodentIcon. The code looks like the following. Replace your </w:t>
      </w:r>
      <w:r>
        <w:rPr>
          <w:rStyle w:val="VerbatimChar"/>
        </w:rPr>
        <w:t>L.geoJson</w:t>
      </w:r>
      <w:r>
        <w:t xml:space="preserve"> call with this. Note the addition of the pointToLayer option.</w:t>
      </w:r>
    </w:p>
    <w:p w:rsidR="002C2992" w:rsidRDefault="00543FD4">
      <w:pPr>
        <w:pStyle w:val="SourceCode"/>
      </w:pPr>
      <w:r>
        <w:rPr>
          <w:rStyle w:val="CommentTok"/>
        </w:rPr>
        <w:t>// Get GeoJSON and put on it on the map when it loads</w:t>
      </w:r>
      <w:r>
        <w:br/>
      </w:r>
      <w:r>
        <w:rPr>
          <w:rStyle w:val="VariableTok"/>
        </w:rPr>
        <w:t>$</w:t>
      </w:r>
      <w:r>
        <w:rPr>
          <w:rStyle w:val="NormalTok"/>
        </w:rPr>
        <w:t>.</w:t>
      </w:r>
      <w:r>
        <w:rPr>
          <w:rStyle w:val="AttributeTok"/>
        </w:rPr>
        <w:t>getJSON</w:t>
      </w:r>
      <w:r>
        <w:rPr>
          <w:rStyle w:val="NormalTok"/>
        </w:rPr>
        <w:t>(</w:t>
      </w:r>
      <w:r>
        <w:rPr>
          <w:rStyle w:val="StringTok"/>
        </w:rPr>
        <w:t>"assets/cell_towers.geojson"</w:t>
      </w:r>
      <w:r>
        <w:rPr>
          <w:rStyle w:val="OperatorTok"/>
        </w:rPr>
        <w:t>,</w:t>
      </w:r>
      <w:r>
        <w:rPr>
          <w:rStyle w:val="KeywordTok"/>
        </w:rPr>
        <w:t>function</w:t>
      </w:r>
      <w:r>
        <w:rPr>
          <w:rStyle w:val="NormalTok"/>
        </w:rPr>
        <w:t>(data)</w:t>
      </w:r>
      <w:r>
        <w:rPr>
          <w:rStyle w:val="OperatorTok"/>
        </w:rPr>
        <w:t>{</w:t>
      </w:r>
      <w:r>
        <w:br/>
      </w:r>
      <w:r>
        <w:rPr>
          <w:rStyle w:val="NormalTok"/>
        </w:rPr>
        <w:t xml:space="preserve">  </w:t>
      </w:r>
      <w:r>
        <w:rPr>
          <w:rStyle w:val="CommentTok"/>
        </w:rPr>
        <w:t>// set cellTowers to the dataset, and add the cell tower GeoJSON layer to the map</w:t>
      </w:r>
      <w:r>
        <w:br/>
      </w:r>
      <w:r>
        <w:rPr>
          <w:rStyle w:val="NormalTok"/>
        </w:rPr>
        <w:t xml:space="preserve">    cellTowers </w:t>
      </w:r>
      <w:r>
        <w:rPr>
          <w:rStyle w:val="OperatorTok"/>
        </w:rPr>
        <w:t>=</w:t>
      </w:r>
      <w:r>
        <w:rPr>
          <w:rStyle w:val="NormalTok"/>
        </w:rPr>
        <w:t xml:space="preserve"> </w:t>
      </w:r>
      <w:r>
        <w:rPr>
          <w:rStyle w:val="VariableTok"/>
        </w:rPr>
        <w:t>L</w:t>
      </w:r>
      <w:r>
        <w:rPr>
          <w:rStyle w:val="NormalTok"/>
        </w:rPr>
        <w:t>.</w:t>
      </w:r>
      <w:r>
        <w:rPr>
          <w:rStyle w:val="AttributeTok"/>
        </w:rPr>
        <w:t>geoJson</w:t>
      </w:r>
      <w:r>
        <w:rPr>
          <w:rStyle w:val="NormalTok"/>
        </w:rPr>
        <w:t>(data</w:t>
      </w:r>
      <w:r>
        <w:rPr>
          <w:rStyle w:val="OperatorTok"/>
        </w:rPr>
        <w:t>,{</w:t>
      </w:r>
      <w:r>
        <w:br/>
      </w:r>
      <w:r>
        <w:rPr>
          <w:rStyle w:val="NormalTok"/>
        </w:rPr>
        <w:t xml:space="preserve">        </w:t>
      </w:r>
      <w:r>
        <w:rPr>
          <w:rStyle w:val="DataTypeTok"/>
        </w:rPr>
        <w:t>onEachFeature</w:t>
      </w:r>
      <w:r>
        <w:rPr>
          <w:rStyle w:val="OperatorTok"/>
        </w:rPr>
        <w:t>:</w:t>
      </w:r>
      <w:r>
        <w:rPr>
          <w:rStyle w:val="NormalTok"/>
        </w:rPr>
        <w:t xml:space="preserve"> </w:t>
      </w:r>
      <w:r>
        <w:rPr>
          <w:rStyle w:val="KeywordTok"/>
        </w:rPr>
        <w:t>function</w:t>
      </w:r>
      <w:r>
        <w:rPr>
          <w:rStyle w:val="NormalTok"/>
        </w:rPr>
        <w:t xml:space="preserve"> (feature</w:t>
      </w:r>
      <w:r>
        <w:rPr>
          <w:rStyle w:val="OperatorTok"/>
        </w:rPr>
        <w:t>,</w:t>
      </w:r>
      <w:r>
        <w:rPr>
          <w:rStyle w:val="NormalTok"/>
        </w:rPr>
        <w:t xml:space="preserve"> layer) </w:t>
      </w:r>
      <w:r>
        <w:rPr>
          <w:rStyle w:val="OperatorTok"/>
        </w:rPr>
        <w:t>{</w:t>
      </w:r>
      <w:r>
        <w:br/>
      </w:r>
      <w:r>
        <w:rPr>
          <w:rStyle w:val="NormalTok"/>
        </w:rPr>
        <w:t xml:space="preserve">            </w:t>
      </w:r>
      <w:r>
        <w:rPr>
          <w:rStyle w:val="VariableTok"/>
        </w:rPr>
        <w:t>layer</w:t>
      </w:r>
      <w:r>
        <w:rPr>
          <w:rStyle w:val="NormalTok"/>
        </w:rPr>
        <w:t>.</w:t>
      </w:r>
      <w:r>
        <w:rPr>
          <w:rStyle w:val="AttributeTok"/>
        </w:rPr>
        <w:t>bindPopup</w:t>
      </w:r>
      <w:r>
        <w:rPr>
          <w:rStyle w:val="NormalTok"/>
        </w:rPr>
        <w:t>(</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DataTypeTok"/>
        </w:rPr>
        <w:t>pointToLayer</w:t>
      </w:r>
      <w:r>
        <w:rPr>
          <w:rStyle w:val="OperatorTok"/>
        </w:rPr>
        <w:t>:</w:t>
      </w:r>
      <w:r>
        <w:rPr>
          <w:rStyle w:val="NormalTok"/>
        </w:rPr>
        <w:t xml:space="preserve"> </w:t>
      </w:r>
      <w:r>
        <w:rPr>
          <w:rStyle w:val="KeywordTok"/>
        </w:rPr>
        <w:t>function</w:t>
      </w:r>
      <w:r>
        <w:rPr>
          <w:rStyle w:val="NormalTok"/>
        </w:rPr>
        <w:t xml:space="preserve"> (feature</w:t>
      </w:r>
      <w:r>
        <w:rPr>
          <w:rStyle w:val="OperatorTok"/>
        </w:rPr>
        <w:t>,</w:t>
      </w:r>
      <w:r>
        <w:rPr>
          <w:rStyle w:val="NormalTok"/>
        </w:rPr>
        <w:t xml:space="preserve"> latlng) </w:t>
      </w:r>
      <w:r>
        <w:rPr>
          <w:rStyle w:val="OperatorTok"/>
        </w:rPr>
        <w:t>{</w:t>
      </w:r>
      <w:r>
        <w:br/>
      </w:r>
      <w:r>
        <w:rPr>
          <w:rStyle w:val="NormalTok"/>
        </w:rPr>
        <w:t xml:space="preserve">                     </w:t>
      </w:r>
      <w:r>
        <w:rPr>
          <w:rStyle w:val="KeywordTok"/>
        </w:rPr>
        <w:t>var</w:t>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w:t>
      </w:r>
      <w:r>
        <w:rPr>
          <w:rStyle w:val="NormalTok"/>
        </w:rPr>
        <w:t>erIcon</w:t>
      </w:r>
      <w:r>
        <w:rPr>
          <w:rStyle w:val="OperatorTok"/>
        </w:rPr>
        <w:t>}</w:t>
      </w:r>
      <w:r>
        <w:rPr>
          <w:rStyle w:val="NormalTok"/>
        </w:rPr>
        <w:t>)</w:t>
      </w:r>
      <w:r>
        <w:rPr>
          <w:rStyle w:val="OperatorTok"/>
        </w:rPr>
        <w:t>;</w:t>
      </w:r>
      <w:r>
        <w:br/>
      </w:r>
      <w:r>
        <w:rPr>
          <w:rStyle w:val="NormalTok"/>
        </w:rPr>
        <w:t xml:space="preserve">                     </w:t>
      </w:r>
      <w:r>
        <w:rPr>
          <w:rStyle w:val="ControlFlowTok"/>
        </w:rPr>
        <w:t>return</w:t>
      </w:r>
      <w:r>
        <w:rPr>
          <w:rStyle w:val="NormalTok"/>
        </w:rPr>
        <w:t xml:space="preserve"> marker</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w:t>
      </w:r>
      <w:r>
        <w:rPr>
          <w:rStyle w:val="AttributeTok"/>
        </w:rPr>
        <w:t>addTo</w:t>
      </w:r>
      <w:r>
        <w:rPr>
          <w:rStyle w:val="NormalTok"/>
        </w:rPr>
        <w:t>(map)</w:t>
      </w:r>
      <w:r>
        <w:rPr>
          <w:rStyle w:val="OperatorTok"/>
        </w:rPr>
        <w:t>;</w:t>
      </w:r>
      <w:r>
        <w:br/>
      </w:r>
      <w:r>
        <w:rPr>
          <w:rStyle w:val="OperatorTok"/>
        </w:rPr>
        <w:t>}</w:t>
      </w:r>
      <w:r>
        <w:rPr>
          <w:rStyle w:val="NormalTok"/>
        </w:rPr>
        <w:t>)</w:t>
      </w:r>
      <w:r>
        <w:rPr>
          <w:rStyle w:val="OperatorTok"/>
        </w:rPr>
        <w:t>;</w:t>
      </w:r>
    </w:p>
    <w:p w:rsidR="002C2992" w:rsidRDefault="00543FD4">
      <w:pPr>
        <w:pStyle w:val="FirstParagraph"/>
      </w:pPr>
      <w:r>
        <w:t>Click save and refresh your map in your browser. Check out our map. We have changed the icon to a cell tower!</w:t>
      </w:r>
    </w:p>
    <w:p w:rsidR="002C2992" w:rsidRDefault="00543FD4">
      <w:pPr>
        <w:pStyle w:val="Heading3"/>
      </w:pPr>
      <w:bookmarkStart w:id="18" w:name="header-c134"/>
      <w:bookmarkEnd w:id="18"/>
      <w:r>
        <w:t xml:space="preserve">2.2 Create an Icon Class and Change Icons for cell towers </w:t>
      </w:r>
      <w:r>
        <w:t>from differnet companies</w:t>
      </w:r>
    </w:p>
    <w:p w:rsidR="002C2992" w:rsidRDefault="00543FD4">
      <w:pPr>
        <w:pStyle w:val="FirstParagraph"/>
      </w:pPr>
      <w:r>
        <w:t xml:space="preserve">If we want to symbolize which wireless company the cell tower belongs to, we can create an icon class. One of the goals of programming is to </w:t>
      </w:r>
      <w:r>
        <w:rPr>
          <w:b/>
        </w:rPr>
        <w:t>never repeat code</w:t>
      </w:r>
      <w:r>
        <w:t>, and creating a class for the icons will allow us specify anchors and si</w:t>
      </w:r>
      <w:r>
        <w:t>zes once, and we can change out icons. In our GeoJSON, the status property contains this information for each feature and can be accessed by feature.properties.status. We probably don't want to enter all of the specifics on sizes and anchors again, they wi</w:t>
      </w:r>
      <w:r>
        <w:t>ll remain the same. We can create a class of icons that will allow us to only specify our icon image, keep</w:t>
      </w:r>
      <w:ins w:id="19" w:author="Andy" w:date="2017-01-24T16:29:00Z">
        <w:r w:rsidR="00322B44">
          <w:t>ing</w:t>
        </w:r>
      </w:ins>
      <w:r>
        <w:t xml:space="preserve"> all other options unchanged.</w:t>
      </w:r>
    </w:p>
    <w:p w:rsidR="002C2992" w:rsidRDefault="00543FD4">
      <w:pPr>
        <w:pStyle w:val="BodyText"/>
      </w:pPr>
      <w:r>
        <w:rPr>
          <w:b/>
        </w:rPr>
        <w:t>Icon Class</w:t>
      </w:r>
    </w:p>
    <w:p w:rsidR="002C2992" w:rsidRDefault="00543FD4">
      <w:pPr>
        <w:pStyle w:val="SourceCode"/>
      </w:pPr>
      <w:r>
        <w:rPr>
          <w:rStyle w:val="CommentTok"/>
        </w:rPr>
        <w:t>// Create Custom Icons Here</w:t>
      </w:r>
      <w:r>
        <w:br/>
      </w:r>
      <w:r>
        <w:rPr>
          <w:rStyle w:val="KeywordTok"/>
        </w:rPr>
        <w:t>var</w:t>
      </w:r>
      <w:r>
        <w:rPr>
          <w:rStyle w:val="NormalTok"/>
        </w:rPr>
        <w:t xml:space="preserve"> TowerIcon </w:t>
      </w:r>
      <w:r>
        <w:rPr>
          <w:rStyle w:val="OperatorTok"/>
        </w:rPr>
        <w:t>=</w:t>
      </w:r>
      <w:r>
        <w:rPr>
          <w:rStyle w:val="NormalTok"/>
        </w:rPr>
        <w:t xml:space="preserve"> </w:t>
      </w:r>
      <w:r>
        <w:rPr>
          <w:rStyle w:val="VariableTok"/>
        </w:rPr>
        <w:t>L</w:t>
      </w:r>
      <w:r>
        <w:rPr>
          <w:rStyle w:val="NormalTok"/>
        </w:rPr>
        <w:t>.</w:t>
      </w:r>
      <w:r>
        <w:rPr>
          <w:rStyle w:val="VariableTok"/>
        </w:rPr>
        <w:t>Icon</w:t>
      </w:r>
      <w:r>
        <w:rPr>
          <w:rStyle w:val="NormalTok"/>
        </w:rPr>
        <w:t>.</w:t>
      </w:r>
      <w:r>
        <w:rPr>
          <w:rStyle w:val="AttributeTok"/>
        </w:rPr>
        <w:t>extend</w:t>
      </w:r>
      <w:r>
        <w:rPr>
          <w:rStyle w:val="NormalTok"/>
        </w:rPr>
        <w:t>(</w:t>
      </w:r>
      <w:r>
        <w:rPr>
          <w:rStyle w:val="OperatorTok"/>
        </w:rPr>
        <w:t>{</w:t>
      </w:r>
      <w:r>
        <w:br/>
      </w:r>
      <w:r>
        <w:rPr>
          <w:rStyle w:val="NormalTok"/>
        </w:rPr>
        <w:t xml:space="preserve">    </w:t>
      </w:r>
      <w:r>
        <w:rPr>
          <w:rStyle w:val="DataTypeTok"/>
        </w:rPr>
        <w:t>options</w:t>
      </w:r>
      <w:r>
        <w:rPr>
          <w:rStyle w:val="OperatorTok"/>
        </w:rPr>
        <w:t>:{</w:t>
      </w:r>
      <w:r>
        <w:br/>
      </w:r>
      <w:r>
        <w:rPr>
          <w:rStyle w:val="NormalTok"/>
        </w:rPr>
        <w:t xml:space="preserve">        </w:t>
      </w:r>
      <w:r>
        <w:rPr>
          <w:rStyle w:val="DataTypeTok"/>
        </w:rPr>
        <w:t>shadowUrl</w:t>
      </w:r>
      <w:r>
        <w:rPr>
          <w:rStyle w:val="OperatorTok"/>
        </w:rPr>
        <w:t>:</w:t>
      </w:r>
      <w:r>
        <w:rPr>
          <w:rStyle w:val="NormalTok"/>
        </w:rPr>
        <w:t xml:space="preserve"> </w:t>
      </w:r>
      <w:r>
        <w:rPr>
          <w:rStyle w:val="StringTok"/>
        </w:rPr>
        <w:t>'img/ct_sd.png'</w:t>
      </w:r>
      <w:r>
        <w:rPr>
          <w:rStyle w:val="OperatorTok"/>
        </w:rPr>
        <w:t>,</w:t>
      </w:r>
      <w:r>
        <w:br/>
      </w:r>
      <w:r>
        <w:rPr>
          <w:rStyle w:val="NormalTok"/>
        </w:rPr>
        <w:t xml:space="preserve">        </w:t>
      </w:r>
      <w:r>
        <w:rPr>
          <w:rStyle w:val="DataTypeTok"/>
        </w:rPr>
        <w:t>iconSize</w:t>
      </w:r>
      <w:r>
        <w:rPr>
          <w:rStyle w:val="OperatorTok"/>
        </w:rPr>
        <w:t>:</w:t>
      </w:r>
      <w:r>
        <w:rPr>
          <w:rStyle w:val="NormalTok"/>
        </w:rPr>
        <w:t xml:space="preserve"> [</w:t>
      </w:r>
      <w:r>
        <w:rPr>
          <w:rStyle w:val="DecValTok"/>
        </w:rPr>
        <w:t>18</w:t>
      </w:r>
      <w:r>
        <w:rPr>
          <w:rStyle w:val="OperatorTok"/>
        </w:rPr>
        <w:t>,</w:t>
      </w:r>
      <w:r>
        <w:rPr>
          <w:rStyle w:val="DecValTok"/>
        </w:rPr>
        <w:t>18</w:t>
      </w:r>
      <w:r>
        <w:rPr>
          <w:rStyle w:val="NormalTok"/>
        </w:rPr>
        <w:t>]</w:t>
      </w:r>
      <w:r>
        <w:rPr>
          <w:rStyle w:val="OperatorTok"/>
        </w:rPr>
        <w:t>,</w:t>
      </w:r>
      <w:r>
        <w:br/>
      </w:r>
      <w:r>
        <w:rPr>
          <w:rStyle w:val="NormalTok"/>
        </w:rPr>
        <w:t xml:space="preserve">        </w:t>
      </w:r>
      <w:r>
        <w:rPr>
          <w:rStyle w:val="DataTypeTok"/>
        </w:rPr>
        <w:t>shadowSize</w:t>
      </w:r>
      <w:r>
        <w:rPr>
          <w:rStyle w:val="OperatorTok"/>
        </w:rPr>
        <w:t>:</w:t>
      </w:r>
      <w:r>
        <w:rPr>
          <w:rStyle w:val="NormalTok"/>
        </w:rPr>
        <w:t xml:space="preserve"> [</w:t>
      </w:r>
      <w:r>
        <w:rPr>
          <w:rStyle w:val="DecValTok"/>
        </w:rPr>
        <w:t>25</w:t>
      </w:r>
      <w:r>
        <w:rPr>
          <w:rStyle w:val="OperatorTok"/>
        </w:rPr>
        <w:t>,</w:t>
      </w:r>
      <w:r>
        <w:rPr>
          <w:rStyle w:val="DecValTok"/>
        </w:rPr>
        <w:t>18</w:t>
      </w:r>
      <w:r>
        <w:rPr>
          <w:rStyle w:val="NormalTok"/>
        </w:rPr>
        <w:t>]</w:t>
      </w:r>
      <w:r>
        <w:rPr>
          <w:rStyle w:val="OperatorTok"/>
        </w:rPr>
        <w:t>,</w:t>
      </w:r>
      <w:r>
        <w:br/>
      </w:r>
      <w:r>
        <w:rPr>
          <w:rStyle w:val="NormalTok"/>
        </w:rPr>
        <w:t xml:space="preserve">        </w:t>
      </w:r>
      <w:r>
        <w:rPr>
          <w:rStyle w:val="DataTypeTok"/>
        </w:rPr>
        <w:t>iconAnchor</w:t>
      </w:r>
      <w:r>
        <w:rPr>
          <w:rStyle w:val="OperatorTok"/>
        </w:rPr>
        <w:t>:</w:t>
      </w:r>
      <w:r>
        <w:rPr>
          <w:rStyle w:val="NormalTok"/>
        </w:rPr>
        <w:t xml:space="preserve"> [</w:t>
      </w:r>
      <w:r>
        <w:rPr>
          <w:rStyle w:val="DecValTok"/>
        </w:rPr>
        <w:t>16</w:t>
      </w:r>
      <w:r>
        <w:rPr>
          <w:rStyle w:val="OperatorTok"/>
        </w:rPr>
        <w:t>,</w:t>
      </w:r>
      <w:r>
        <w:rPr>
          <w:rStyle w:val="NormalTok"/>
        </w:rPr>
        <w:t xml:space="preserve"> </w:t>
      </w:r>
      <w:r>
        <w:rPr>
          <w:rStyle w:val="DecValTok"/>
        </w:rPr>
        <w:t>16</w:t>
      </w:r>
      <w:r>
        <w:rPr>
          <w:rStyle w:val="NormalTok"/>
        </w:rPr>
        <w:t>]</w:t>
      </w:r>
      <w:r>
        <w:rPr>
          <w:rStyle w:val="OperatorTok"/>
        </w:rPr>
        <w:t>,</w:t>
      </w:r>
      <w:r>
        <w:br/>
      </w:r>
      <w:r>
        <w:rPr>
          <w:rStyle w:val="NormalTok"/>
        </w:rPr>
        <w:t xml:space="preserve">        </w:t>
      </w:r>
      <w:r>
        <w:rPr>
          <w:rStyle w:val="DataTypeTok"/>
        </w:rPr>
        <w:t>shadowAnchor</w:t>
      </w:r>
      <w:r>
        <w:rPr>
          <w:rStyle w:val="OperatorTok"/>
        </w:rPr>
        <w:t>:</w:t>
      </w:r>
      <w:r>
        <w:rPr>
          <w:rStyle w:val="NormalTok"/>
        </w:rPr>
        <w:t xml:space="preserve"> [</w:t>
      </w:r>
      <w:r>
        <w:rPr>
          <w:rStyle w:val="DecValTok"/>
        </w:rPr>
        <w:t>16</w:t>
      </w:r>
      <w:r>
        <w:rPr>
          <w:rStyle w:val="OperatorTok"/>
        </w:rPr>
        <w:t>,</w:t>
      </w:r>
      <w:r>
        <w:rPr>
          <w:rStyle w:val="NormalTok"/>
        </w:rPr>
        <w:t xml:space="preserve"> </w:t>
      </w:r>
      <w:r>
        <w:rPr>
          <w:rStyle w:val="DecValTok"/>
        </w:rPr>
        <w:t>16</w:t>
      </w:r>
      <w:r>
        <w:rPr>
          <w:rStyle w:val="NormalTok"/>
        </w:rPr>
        <w:t>]</w:t>
      </w:r>
      <w:r>
        <w:rPr>
          <w:rStyle w:val="OperatorTok"/>
        </w:rPr>
        <w:t>,</w:t>
      </w:r>
      <w:r>
        <w:br/>
      </w:r>
      <w:r>
        <w:rPr>
          <w:rStyle w:val="NormalTok"/>
        </w:rPr>
        <w:t xml:space="preserve">        </w:t>
      </w:r>
      <w:r>
        <w:rPr>
          <w:rStyle w:val="DataTypeTok"/>
        </w:rPr>
        <w:t>popupAnchor</w:t>
      </w:r>
      <w:r>
        <w:rPr>
          <w:rStyle w:val="OperatorTok"/>
        </w:rPr>
        <w:t>:</w:t>
      </w:r>
      <w:r>
        <w:rPr>
          <w:rStyle w:val="NormalTok"/>
        </w:rPr>
        <w:t xml:space="preserve"> [</w:t>
      </w:r>
      <w:r>
        <w:rPr>
          <w:rStyle w:val="OperatorTok"/>
        </w:rPr>
        <w:t>-</w:t>
      </w:r>
      <w:r>
        <w:rPr>
          <w:rStyle w:val="DecValTok"/>
        </w:rPr>
        <w:t>8</w:t>
      </w:r>
      <w:r>
        <w:rPr>
          <w:rStyle w:val="OperatorTok"/>
        </w:rPr>
        <w:t>,</w:t>
      </w:r>
      <w:r>
        <w:rPr>
          <w:rStyle w:val="NormalTok"/>
        </w:rPr>
        <w:t xml:space="preserve"> </w:t>
      </w:r>
      <w:r>
        <w:rPr>
          <w:rStyle w:val="OperatorTok"/>
        </w:rPr>
        <w:t>-</w:t>
      </w:r>
      <w:r>
        <w:rPr>
          <w:rStyle w:val="DecValTok"/>
        </w:rPr>
        <w:t>18</w:t>
      </w:r>
      <w:r>
        <w:rPr>
          <w:rStyle w:val="NormalTok"/>
        </w:rPr>
        <w:t>]</w:t>
      </w:r>
      <w:r>
        <w:br/>
      </w:r>
      <w:r>
        <w:rPr>
          <w:rStyle w:val="NormalTok"/>
        </w:rPr>
        <w:t xml:space="preserve">    </w:t>
      </w:r>
      <w:r>
        <w:rPr>
          <w:rStyle w:val="OperatorTok"/>
        </w:rPr>
        <w:t>}</w:t>
      </w:r>
      <w:r>
        <w:br/>
      </w:r>
      <w:r>
        <w:rPr>
          <w:rStyle w:val="OperatorTok"/>
        </w:rPr>
        <w:t>}</w:t>
      </w:r>
      <w:r>
        <w:rPr>
          <w:rStyle w:val="NormalTok"/>
        </w:rPr>
        <w:t>)</w:t>
      </w:r>
      <w:r>
        <w:rPr>
          <w:rStyle w:val="OperatorTok"/>
        </w:rPr>
        <w:t>;</w:t>
      </w:r>
      <w:r>
        <w:br/>
      </w:r>
      <w:r>
        <w:br/>
      </w:r>
      <w:r>
        <w:rPr>
          <w:rStyle w:val="KeywordTok"/>
        </w:rPr>
        <w:t>var</w:t>
      </w:r>
      <w:r>
        <w:rPr>
          <w:rStyle w:val="NormalTok"/>
        </w:rPr>
        <w:t xml:space="preserve"> tower1Icon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'img/ct1.png'</w:t>
      </w:r>
      <w:r>
        <w:rPr>
          <w:rStyle w:val="OperatorTok"/>
        </w:rPr>
        <w:t>}</w:t>
      </w:r>
      <w:r>
        <w:rPr>
          <w:rStyle w:val="NormalTok"/>
        </w:rPr>
        <w:t>)</w:t>
      </w:r>
      <w:r>
        <w:rPr>
          <w:rStyle w:val="OperatorTok"/>
        </w:rPr>
        <w:t>;</w:t>
      </w:r>
      <w:r>
        <w:br/>
      </w:r>
      <w:r>
        <w:rPr>
          <w:rStyle w:val="KeywordTok"/>
        </w:rPr>
        <w:t>var</w:t>
      </w:r>
      <w:r>
        <w:rPr>
          <w:rStyle w:val="NormalTok"/>
        </w:rPr>
        <w:t xml:space="preserve"> tower2Icon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'img/ct2.png'</w:t>
      </w:r>
      <w:r>
        <w:rPr>
          <w:rStyle w:val="OperatorTok"/>
        </w:rPr>
        <w:t>}</w:t>
      </w:r>
      <w:r>
        <w:rPr>
          <w:rStyle w:val="NormalTok"/>
        </w:rPr>
        <w:t>)</w:t>
      </w:r>
      <w:r>
        <w:rPr>
          <w:rStyle w:val="OperatorTok"/>
        </w:rPr>
        <w:t>;</w:t>
      </w:r>
      <w:r>
        <w:br/>
      </w:r>
      <w:r>
        <w:rPr>
          <w:rStyle w:val="KeywordTok"/>
        </w:rPr>
        <w:t>var</w:t>
      </w:r>
      <w:r>
        <w:rPr>
          <w:rStyle w:val="NormalTok"/>
        </w:rPr>
        <w:t xml:space="preserve"> tower3Icon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'img/ct3.png'</w:t>
      </w:r>
      <w:r>
        <w:rPr>
          <w:rStyle w:val="OperatorTok"/>
        </w:rPr>
        <w:t>}</w:t>
      </w:r>
      <w:r>
        <w:rPr>
          <w:rStyle w:val="NormalTok"/>
        </w:rPr>
        <w:t>)</w:t>
      </w:r>
      <w:r>
        <w:rPr>
          <w:rStyle w:val="OperatorTok"/>
        </w:rPr>
        <w:t>;</w:t>
      </w:r>
      <w:r>
        <w:br/>
      </w:r>
      <w:r>
        <w:rPr>
          <w:rStyle w:val="KeywordTok"/>
        </w:rPr>
        <w:t>var</w:t>
      </w:r>
      <w:r>
        <w:rPr>
          <w:rStyle w:val="NormalTok"/>
        </w:rPr>
        <w:t xml:space="preserve"> tower4Icon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'img/ct4.png'</w:t>
      </w:r>
      <w:r>
        <w:rPr>
          <w:rStyle w:val="OperatorTok"/>
        </w:rPr>
        <w:t>}</w:t>
      </w:r>
      <w:r>
        <w:rPr>
          <w:rStyle w:val="NormalTok"/>
        </w:rPr>
        <w:t>)</w:t>
      </w:r>
      <w:r>
        <w:rPr>
          <w:rStyle w:val="OperatorTok"/>
        </w:rPr>
        <w:t>;</w:t>
      </w:r>
      <w:r>
        <w:br/>
      </w:r>
      <w:r>
        <w:rPr>
          <w:rStyle w:val="KeywordTok"/>
        </w:rPr>
        <w:lastRenderedPageBreak/>
        <w:t>var</w:t>
      </w:r>
      <w:r>
        <w:rPr>
          <w:rStyle w:val="NormalTok"/>
        </w:rPr>
        <w:t xml:space="preserve"> tower5Icon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'img/ct5.png'</w:t>
      </w:r>
      <w:r>
        <w:rPr>
          <w:rStyle w:val="OperatorTok"/>
        </w:rPr>
        <w:t>}</w:t>
      </w:r>
      <w:r>
        <w:rPr>
          <w:rStyle w:val="NormalTok"/>
        </w:rPr>
        <w:t>)</w:t>
      </w:r>
      <w:r>
        <w:rPr>
          <w:rStyle w:val="OperatorTok"/>
        </w:rPr>
        <w:t>;</w:t>
      </w:r>
      <w:r>
        <w:br/>
      </w:r>
      <w:r>
        <w:rPr>
          <w:rStyle w:val="KeywordTok"/>
        </w:rPr>
        <w:t>var</w:t>
      </w:r>
      <w:r>
        <w:rPr>
          <w:rStyle w:val="NormalTok"/>
        </w:rPr>
        <w:t xml:space="preserve"> tower6Icon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'img/ct6.png'</w:t>
      </w:r>
      <w:r>
        <w:rPr>
          <w:rStyle w:val="OperatorTok"/>
        </w:rPr>
        <w:t>}</w:t>
      </w:r>
      <w:r>
        <w:rPr>
          <w:rStyle w:val="NormalTok"/>
        </w:rPr>
        <w:t>)</w:t>
      </w:r>
      <w:r>
        <w:rPr>
          <w:rStyle w:val="OperatorTok"/>
        </w:rPr>
        <w:t>;</w:t>
      </w:r>
      <w:r>
        <w:br/>
      </w:r>
      <w:r>
        <w:rPr>
          <w:rStyle w:val="KeywordTok"/>
        </w:rPr>
        <w:t>var</w:t>
      </w:r>
      <w:r>
        <w:rPr>
          <w:rStyle w:val="NormalTok"/>
        </w:rPr>
        <w:t xml:space="preserve"> tower7Icon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'img/ct7.png'</w:t>
      </w:r>
      <w:r>
        <w:rPr>
          <w:rStyle w:val="OperatorTok"/>
        </w:rPr>
        <w:t>}</w:t>
      </w:r>
      <w:r>
        <w:rPr>
          <w:rStyle w:val="NormalTok"/>
        </w:rPr>
        <w:t>)</w:t>
      </w:r>
      <w:r>
        <w:rPr>
          <w:rStyle w:val="OperatorTok"/>
        </w:rPr>
        <w:t>;</w:t>
      </w:r>
      <w:r>
        <w:br/>
      </w:r>
      <w:r>
        <w:rPr>
          <w:rStyle w:val="KeywordTok"/>
        </w:rPr>
        <w:t>var</w:t>
      </w:r>
      <w:r>
        <w:rPr>
          <w:rStyle w:val="NormalTok"/>
        </w:rPr>
        <w:t xml:space="preserve"> tower8Icon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'img/ct8.png'</w:t>
      </w:r>
      <w:r>
        <w:rPr>
          <w:rStyle w:val="OperatorTok"/>
        </w:rPr>
        <w:t>}</w:t>
      </w:r>
      <w:r>
        <w:rPr>
          <w:rStyle w:val="NormalTok"/>
        </w:rPr>
        <w:t>)</w:t>
      </w:r>
      <w:r>
        <w:rPr>
          <w:rStyle w:val="OperatorTok"/>
        </w:rPr>
        <w:t>;</w:t>
      </w:r>
      <w:r>
        <w:br/>
      </w:r>
      <w:r>
        <w:rPr>
          <w:rStyle w:val="KeywordTok"/>
        </w:rPr>
        <w:t>var</w:t>
      </w:r>
      <w:r>
        <w:rPr>
          <w:rStyle w:val="NormalTok"/>
        </w:rPr>
        <w:t xml:space="preserve"> tower9Icon </w:t>
      </w:r>
      <w:r>
        <w:rPr>
          <w:rStyle w:val="OperatorTok"/>
        </w:rPr>
        <w:t>=</w:t>
      </w:r>
      <w:r>
        <w:rPr>
          <w:rStyle w:val="NormalTok"/>
        </w:rPr>
        <w:t xml:space="preserve"> </w:t>
      </w:r>
      <w:r>
        <w:rPr>
          <w:rStyle w:val="KeywordTok"/>
        </w:rPr>
        <w:t>new</w:t>
      </w:r>
      <w:r>
        <w:rPr>
          <w:rStyle w:val="NormalTok"/>
        </w:rPr>
        <w:t xml:space="preserve"> </w:t>
      </w:r>
      <w:r>
        <w:rPr>
          <w:rStyle w:val="AttributeTok"/>
        </w:rPr>
        <w:t>TowerIcon</w:t>
      </w:r>
      <w:r>
        <w:rPr>
          <w:rStyle w:val="NormalTok"/>
        </w:rPr>
        <w:t>(</w:t>
      </w:r>
      <w:r>
        <w:rPr>
          <w:rStyle w:val="OperatorTok"/>
        </w:rPr>
        <w:t>{</w:t>
      </w:r>
      <w:r>
        <w:rPr>
          <w:rStyle w:val="DataTypeTok"/>
        </w:rPr>
        <w:t>iconUrl</w:t>
      </w:r>
      <w:r>
        <w:rPr>
          <w:rStyle w:val="OperatorTok"/>
        </w:rPr>
        <w:t>:</w:t>
      </w:r>
      <w:r>
        <w:rPr>
          <w:rStyle w:val="NormalTok"/>
        </w:rPr>
        <w:t xml:space="preserve"> </w:t>
      </w:r>
      <w:r>
        <w:rPr>
          <w:rStyle w:val="StringTok"/>
        </w:rPr>
        <w:t>'img/ct9.png'</w:t>
      </w:r>
      <w:r>
        <w:rPr>
          <w:rStyle w:val="OperatorTok"/>
        </w:rPr>
        <w:t>}</w:t>
      </w:r>
      <w:r>
        <w:rPr>
          <w:rStyle w:val="NormalTok"/>
        </w:rPr>
        <w:t>)</w:t>
      </w:r>
      <w:r>
        <w:rPr>
          <w:rStyle w:val="OperatorTok"/>
        </w:rPr>
        <w:t>;</w:t>
      </w:r>
    </w:p>
    <w:p w:rsidR="002C2992" w:rsidRDefault="00543FD4">
      <w:pPr>
        <w:pStyle w:val="FirstParagraph"/>
      </w:pPr>
      <w:r>
        <w:t xml:space="preserve">The class option is built on top of, or extends, the </w:t>
      </w:r>
      <w:r>
        <w:rPr>
          <w:rStyle w:val="VerbatimChar"/>
        </w:rPr>
        <w:t>L.icon</w:t>
      </w:r>
      <w:r>
        <w:t xml:space="preserve"> object. More reading</w:t>
      </w:r>
      <w:r>
        <w:t xml:space="preserve"> can be found on defining icon classes in the Leaflet documentation. An important note, classes begin with a capital letter (Icon versus icon).</w:t>
      </w:r>
    </w:p>
    <w:p w:rsidR="002C2992" w:rsidRDefault="00543FD4">
      <w:pPr>
        <w:pStyle w:val="BodyText"/>
      </w:pPr>
      <w:r>
        <w:rPr>
          <w:b/>
        </w:rPr>
        <w:t>Use a Conditional in our get GeoJSON to determine status</w:t>
      </w:r>
    </w:p>
    <w:p w:rsidR="002C2992" w:rsidRDefault="00543FD4">
      <w:pPr>
        <w:pStyle w:val="BodyText"/>
      </w:pPr>
      <w:r>
        <w:t>We have in our document nine icons for differ</w:t>
      </w:r>
      <w:ins w:id="20" w:author="Andy" w:date="2017-01-24T16:29:00Z">
        <w:r w:rsidR="00322B44">
          <w:t>ent</w:t>
        </w:r>
      </w:ins>
      <w:del w:id="21" w:author="Andy" w:date="2017-01-24T16:29:00Z">
        <w:r w:rsidDel="00322B44">
          <w:delText>n</w:delText>
        </w:r>
        <w:r w:rsidDel="00322B44">
          <w:delText>e</w:delText>
        </w:r>
        <w:r w:rsidDel="00322B44">
          <w:delText>t</w:delText>
        </w:r>
      </w:del>
      <w:r>
        <w:t xml:space="preserve"> wirele</w:t>
      </w:r>
      <w:r>
        <w:t>ss companies, such as New Cingular, Verizon, Cello, Salem Cellular, etc. When the GeoJSON is added to the map, we need to check the features when we apply the custom icon to see what the value of feature.property.company is. If it is equal to "Verizon", we</w:t>
      </w:r>
      <w:r>
        <w:t xml:space="preserve"> want the icon to be set to one of the towerXIcon (X = 1, 2, 3..9). Here we learned about conditionals, specifically If.. Else statements. To accomplish this, we can put a conditional in our call to the GeoJSON that checks to see if a case status is equal </w:t>
      </w:r>
      <w:r>
        <w:t>to "Verizon" and then sets an icon, and if it is not, will run the else statement, setting the icon equal to other companies, and so on so forth. The code will look like this:</w:t>
      </w:r>
    </w:p>
    <w:p w:rsidR="002C2992" w:rsidRDefault="00543FD4">
      <w:pPr>
        <w:pStyle w:val="SourceCode"/>
      </w:pP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"New Cingular"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tower1Icon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"Cello"</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tower2Icon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"Hood River Cellular"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tower3Icon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"Medford Cellular"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tower4Icon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"Verizon"</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tower5Icon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"Oregon RSA"</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tower6Icon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"RSS Minnesota"</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tower7Icon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"Salem Cellular"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w:t>
      </w:r>
      <w:r>
        <w:rPr>
          <w:rStyle w:val="NormalTok"/>
        </w:rPr>
        <w:t>tower8Icon</w:t>
      </w:r>
      <w:r>
        <w:rPr>
          <w:rStyle w:val="OperatorTok"/>
        </w:rPr>
        <w:t>}</w:t>
      </w:r>
      <w:r>
        <w:rPr>
          <w:rStyle w:val="NormalTok"/>
        </w:rPr>
        <w:t>)</w:t>
      </w:r>
      <w:r>
        <w:rPr>
          <w:rStyle w:val="OperatorTok"/>
        </w:rPr>
        <w:t>;</w:t>
      </w:r>
      <w:r>
        <w:br/>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tower9Icon</w:t>
      </w:r>
      <w:r>
        <w:rPr>
          <w:rStyle w:val="OperatorTok"/>
        </w:rPr>
        <w:t>}</w:t>
      </w:r>
      <w:r>
        <w:rPr>
          <w:rStyle w:val="NormalTok"/>
        </w:rPr>
        <w:t>)</w:t>
      </w:r>
      <w:r>
        <w:rPr>
          <w:rStyle w:val="OperatorTok"/>
        </w:rPr>
        <w:t>;</w:t>
      </w:r>
      <w:r>
        <w:br/>
      </w:r>
      <w:r>
        <w:rPr>
          <w:rStyle w:val="OperatorTok"/>
        </w:rPr>
        <w:t>}</w:t>
      </w:r>
      <w:r>
        <w:br/>
      </w:r>
      <w:r>
        <w:rPr>
          <w:rStyle w:val="ControlFlowTok"/>
        </w:rPr>
        <w:t>return</w:t>
      </w:r>
      <w:r>
        <w:rPr>
          <w:rStyle w:val="NormalTok"/>
        </w:rPr>
        <w:t xml:space="preserve"> marker</w:t>
      </w:r>
      <w:r>
        <w:rPr>
          <w:rStyle w:val="OperatorTok"/>
        </w:rPr>
        <w:t>;</w:t>
      </w:r>
    </w:p>
    <w:p w:rsidR="002C2992" w:rsidRDefault="00543FD4">
      <w:pPr>
        <w:pStyle w:val="FirstParagraph"/>
      </w:pPr>
      <w:r>
        <w:t xml:space="preserve">Note there are </w:t>
      </w:r>
      <w:r>
        <w:rPr>
          <w:i/>
        </w:rPr>
        <w:t>two equal signs (==)</w:t>
      </w:r>
      <w:r>
        <w:t xml:space="preserve">, this is because JavaScript is very particular about operators. To read more, check out this documentation from </w:t>
      </w:r>
      <w:r>
        <w:rPr>
          <w:rStyle w:val="VerbatimChar"/>
        </w:rPr>
        <w:t>w3schools</w:t>
      </w:r>
      <w:r>
        <w:t xml:space="preserve">. Modify </w:t>
      </w:r>
      <w:r>
        <w:t xml:space="preserve">the code within the </w:t>
      </w:r>
      <w:r>
        <w:rPr>
          <w:rStyle w:val="VerbatimChar"/>
        </w:rPr>
        <w:t>L.geoJSON</w:t>
      </w:r>
      <w:r>
        <w:t xml:space="preserve"> pointToLayer option, where we set the style previously, to be the following, including the conditional statement to check the status.</w:t>
      </w:r>
    </w:p>
    <w:p w:rsidR="002C2992" w:rsidRDefault="00543FD4">
      <w:pPr>
        <w:pStyle w:val="SourceCode"/>
      </w:pPr>
      <w:r>
        <w:rPr>
          <w:rStyle w:val="CommentTok"/>
        </w:rPr>
        <w:t>// Get GeoJSON and put on it on the map when it loads</w:t>
      </w:r>
      <w:r>
        <w:br/>
      </w:r>
      <w:r>
        <w:rPr>
          <w:rStyle w:val="VariableTok"/>
        </w:rPr>
        <w:t>$</w:t>
      </w:r>
      <w:r>
        <w:rPr>
          <w:rStyle w:val="NormalTok"/>
        </w:rPr>
        <w:t>.</w:t>
      </w:r>
      <w:r>
        <w:rPr>
          <w:rStyle w:val="AttributeTok"/>
        </w:rPr>
        <w:t>getJSON</w:t>
      </w:r>
      <w:r>
        <w:rPr>
          <w:rStyle w:val="NormalTok"/>
        </w:rPr>
        <w:t>(</w:t>
      </w:r>
      <w:r>
        <w:rPr>
          <w:rStyle w:val="StringTok"/>
        </w:rPr>
        <w:t>"assets/cell_towers.geojson"</w:t>
      </w:r>
      <w:r>
        <w:rPr>
          <w:rStyle w:val="OperatorTok"/>
        </w:rPr>
        <w:t>,</w:t>
      </w:r>
      <w:r>
        <w:rPr>
          <w:rStyle w:val="NormalTok"/>
        </w:rPr>
        <w:t xml:space="preserve"> </w:t>
      </w:r>
      <w:r>
        <w:rPr>
          <w:rStyle w:val="KeywordTok"/>
        </w:rPr>
        <w:t>function</w:t>
      </w:r>
      <w:r>
        <w:rPr>
          <w:rStyle w:val="NormalTok"/>
        </w:rPr>
        <w:t>(data)</w:t>
      </w:r>
      <w:r>
        <w:rPr>
          <w:rStyle w:val="OperatorTok"/>
        </w:rPr>
        <w:t>{</w:t>
      </w:r>
      <w:r>
        <w:br/>
      </w:r>
      <w:r>
        <w:rPr>
          <w:rStyle w:val="NormalTok"/>
        </w:rPr>
        <w:lastRenderedPageBreak/>
        <w:t xml:space="preserve">    </w:t>
      </w:r>
      <w:r>
        <w:rPr>
          <w:rStyle w:val="CommentTok"/>
        </w:rPr>
        <w:t>// add the cell tower GeoJSON layer to the map</w:t>
      </w:r>
      <w:r>
        <w:br/>
      </w:r>
      <w:r>
        <w:rPr>
          <w:rStyle w:val="NormalTok"/>
        </w:rPr>
        <w:t xml:space="preserve">    cellTowers </w:t>
      </w:r>
      <w:r>
        <w:rPr>
          <w:rStyle w:val="OperatorTok"/>
        </w:rPr>
        <w:t>=</w:t>
      </w:r>
      <w:r>
        <w:rPr>
          <w:rStyle w:val="NormalTok"/>
        </w:rPr>
        <w:t xml:space="preserve"> </w:t>
      </w:r>
      <w:r>
        <w:rPr>
          <w:rStyle w:val="VariableTok"/>
        </w:rPr>
        <w:t>L</w:t>
      </w:r>
      <w:r>
        <w:rPr>
          <w:rStyle w:val="NormalTok"/>
        </w:rPr>
        <w:t>.</w:t>
      </w:r>
      <w:r>
        <w:rPr>
          <w:rStyle w:val="AttributeTok"/>
        </w:rPr>
        <w:t>geoJson</w:t>
      </w:r>
      <w:r>
        <w:rPr>
          <w:rStyle w:val="NormalTok"/>
        </w:rPr>
        <w:t>(data</w:t>
      </w:r>
      <w:r>
        <w:rPr>
          <w:rStyle w:val="OperatorTok"/>
        </w:rPr>
        <w:t>,{</w:t>
      </w:r>
      <w:r>
        <w:br/>
      </w:r>
      <w:r>
        <w:rPr>
          <w:rStyle w:val="NormalTok"/>
        </w:rPr>
        <w:t xml:space="preserve">        </w:t>
      </w:r>
      <w:r>
        <w:rPr>
          <w:rStyle w:val="DataTypeTok"/>
        </w:rPr>
        <w:t>onEachFeature</w:t>
      </w:r>
      <w:r>
        <w:rPr>
          <w:rStyle w:val="OperatorTok"/>
        </w:rPr>
        <w:t>:</w:t>
      </w:r>
      <w:r>
        <w:rPr>
          <w:rStyle w:val="NormalTok"/>
        </w:rPr>
        <w:t xml:space="preserve"> </w:t>
      </w:r>
      <w:r>
        <w:rPr>
          <w:rStyle w:val="KeywordTok"/>
        </w:rPr>
        <w:t>function</w:t>
      </w:r>
      <w:r>
        <w:rPr>
          <w:rStyle w:val="NormalTok"/>
        </w:rPr>
        <w:t xml:space="preserve"> (feature</w:t>
      </w:r>
      <w:r>
        <w:rPr>
          <w:rStyle w:val="OperatorTok"/>
        </w:rPr>
        <w:t>,</w:t>
      </w:r>
      <w:r>
        <w:rPr>
          <w:rStyle w:val="NormalTok"/>
        </w:rPr>
        <w:t xml:space="preserve"> layer) </w:t>
      </w:r>
      <w:r>
        <w:rPr>
          <w:rStyle w:val="OperatorTok"/>
        </w:rPr>
        <w:t>{</w:t>
      </w:r>
      <w:r>
        <w:br/>
      </w:r>
      <w:r>
        <w:rPr>
          <w:rStyle w:val="NormalTok"/>
        </w:rPr>
        <w:t xml:space="preserve">            </w:t>
      </w:r>
      <w:r>
        <w:rPr>
          <w:rStyle w:val="VariableTok"/>
        </w:rPr>
        <w:t>layer</w:t>
      </w:r>
      <w:r>
        <w:rPr>
          <w:rStyle w:val="NormalTok"/>
        </w:rPr>
        <w:t>.</w:t>
      </w:r>
      <w:r>
        <w:rPr>
          <w:rStyle w:val="AttributeTok"/>
        </w:rPr>
        <w:t>bindPopup</w:t>
      </w:r>
      <w:r>
        <w:rPr>
          <w:rStyle w:val="NormalTok"/>
        </w:rPr>
        <w:t>(</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DataTypeTok"/>
        </w:rPr>
        <w:t>pointToLayer</w:t>
      </w:r>
      <w:r>
        <w:rPr>
          <w:rStyle w:val="OperatorTok"/>
        </w:rPr>
        <w:t>:</w:t>
      </w:r>
      <w:r>
        <w:rPr>
          <w:rStyle w:val="NormalTok"/>
        </w:rPr>
        <w:t xml:space="preserve"> </w:t>
      </w:r>
      <w:r>
        <w:rPr>
          <w:rStyle w:val="KeywordTok"/>
        </w:rPr>
        <w:t>function</w:t>
      </w:r>
      <w:r>
        <w:rPr>
          <w:rStyle w:val="NormalTok"/>
        </w:rPr>
        <w:t xml:space="preserve"> (feature</w:t>
      </w:r>
      <w:r>
        <w:rPr>
          <w:rStyle w:val="OperatorTok"/>
        </w:rPr>
        <w:t>,</w:t>
      </w:r>
      <w:r>
        <w:rPr>
          <w:rStyle w:val="NormalTok"/>
        </w:rPr>
        <w:t xml:space="preserve"> l</w:t>
      </w:r>
      <w:r>
        <w:rPr>
          <w:rStyle w:val="NormalTok"/>
        </w:rPr>
        <w:t xml:space="preserve">atlng) </w:t>
      </w:r>
      <w:r>
        <w:rPr>
          <w:rStyle w:val="OperatorTok"/>
        </w:rPr>
        <w:t>{</w:t>
      </w:r>
      <w:r>
        <w:br/>
      </w:r>
      <w:r>
        <w:rPr>
          <w:rStyle w:val="NormalTok"/>
        </w:rPr>
        <w:t xml:space="preserve">            </w:t>
      </w:r>
      <w:r>
        <w:rPr>
          <w:rStyle w:val="KeywordTok"/>
        </w:rPr>
        <w:t>var</w:t>
      </w:r>
      <w:r>
        <w:rPr>
          <w:rStyle w:val="NormalTok"/>
        </w:rPr>
        <w:t xml:space="preserve"> marker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"New Cingular"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tower1Icon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"Cello"</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tower2Icon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"Hood River Cellular"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tower3Icon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"Medford Cellular"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tower4Icon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"Verizon"</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tower5Icon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"Oregon RSA"</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tower6Icon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"RSS Minnesota"</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tower7Icon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VariableTok"/>
        </w:rPr>
        <w:t>feature</w:t>
      </w:r>
      <w:r>
        <w:rPr>
          <w:rStyle w:val="NormalTok"/>
        </w:rPr>
        <w:t>.</w:t>
      </w:r>
      <w:r>
        <w:rPr>
          <w:rStyle w:val="VariableTok"/>
        </w:rPr>
        <w:t>properties</w:t>
      </w:r>
      <w:r>
        <w:rPr>
          <w:rStyle w:val="NormalTok"/>
        </w:rPr>
        <w:t>.</w:t>
      </w:r>
      <w:r>
        <w:rPr>
          <w:rStyle w:val="AttributeTok"/>
        </w:rPr>
        <w:t>company</w:t>
      </w:r>
      <w:r>
        <w:rPr>
          <w:rStyle w:val="NormalTok"/>
        </w:rPr>
        <w:t xml:space="preserve"> </w:t>
      </w:r>
      <w:r>
        <w:rPr>
          <w:rStyle w:val="OperatorTok"/>
        </w:rPr>
        <w:t>==</w:t>
      </w:r>
      <w:r>
        <w:rPr>
          <w:rStyle w:val="NormalTok"/>
        </w:rPr>
        <w:t xml:space="preserve"> </w:t>
      </w:r>
      <w:r>
        <w:rPr>
          <w:rStyle w:val="StringTok"/>
        </w:rPr>
        <w:t>"Salem Cellular"</w:t>
      </w:r>
      <w:r>
        <w:rPr>
          <w:rStyle w:val="NormalTok"/>
        </w:rPr>
        <w:t>)</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tower8Icon</w:t>
      </w:r>
      <w:r>
        <w:rPr>
          <w:rStyle w:val="OperatorTok"/>
        </w:rPr>
        <w:t>}</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marker </w:t>
      </w:r>
      <w:r>
        <w:rPr>
          <w:rStyle w:val="OperatorTok"/>
        </w:rPr>
        <w:t>=</w:t>
      </w:r>
      <w:r>
        <w:rPr>
          <w:rStyle w:val="NormalTok"/>
        </w:rPr>
        <w:t xml:space="preserve"> </w:t>
      </w:r>
      <w:r>
        <w:rPr>
          <w:rStyle w:val="VariableTok"/>
        </w:rPr>
        <w:t>L</w:t>
      </w:r>
      <w:r>
        <w:rPr>
          <w:rStyle w:val="NormalTok"/>
        </w:rPr>
        <w:t>.</w:t>
      </w:r>
      <w:r>
        <w:rPr>
          <w:rStyle w:val="AttributeTok"/>
        </w:rPr>
        <w:t>marker</w:t>
      </w:r>
      <w:r>
        <w:rPr>
          <w:rStyle w:val="NormalTok"/>
        </w:rPr>
        <w:t>(latlng</w:t>
      </w:r>
      <w:r>
        <w:rPr>
          <w:rStyle w:val="OperatorTok"/>
        </w:rPr>
        <w:t>,{</w:t>
      </w:r>
      <w:r>
        <w:rPr>
          <w:rStyle w:val="DataTypeTok"/>
        </w:rPr>
        <w:t>icon</w:t>
      </w:r>
      <w:r>
        <w:rPr>
          <w:rStyle w:val="OperatorTok"/>
        </w:rPr>
        <w:t>:</w:t>
      </w:r>
      <w:r>
        <w:rPr>
          <w:rStyle w:val="NormalTok"/>
        </w:rPr>
        <w:t xml:space="preserve"> tower9Icon</w:t>
      </w:r>
      <w:r>
        <w:rPr>
          <w:rStyle w:val="OperatorTok"/>
        </w:rPr>
        <w:t>}</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marker</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w:t>
      </w:r>
      <w:r>
        <w:rPr>
          <w:rStyle w:val="AttributeTok"/>
        </w:rPr>
        <w:t>addTo</w:t>
      </w:r>
      <w:r>
        <w:rPr>
          <w:rStyle w:val="NormalTok"/>
        </w:rPr>
        <w:t>(mymap)</w:t>
      </w:r>
      <w:r>
        <w:rPr>
          <w:rStyle w:val="OperatorTok"/>
        </w:rPr>
        <w:t>;</w:t>
      </w:r>
      <w:r>
        <w:br/>
      </w:r>
      <w:r>
        <w:rPr>
          <w:rStyle w:val="OperatorTok"/>
        </w:rPr>
        <w:t>}</w:t>
      </w:r>
      <w:r>
        <w:rPr>
          <w:rStyle w:val="NormalTok"/>
        </w:rPr>
        <w:t>)</w:t>
      </w:r>
      <w:r>
        <w:rPr>
          <w:rStyle w:val="OperatorTok"/>
        </w:rPr>
        <w:t>;</w:t>
      </w:r>
    </w:p>
    <w:p w:rsidR="002C2992" w:rsidRDefault="00543FD4">
      <w:pPr>
        <w:pStyle w:val="FirstParagraph"/>
      </w:pPr>
      <w:r>
        <w:t xml:space="preserve">Please visit </w:t>
      </w:r>
      <w:hyperlink r:id="rId13">
        <w:r>
          <w:rPr>
            <w:rStyle w:val="Hyperlink"/>
          </w:rPr>
          <w:t>http://localhost:8000/map3.html</w:t>
        </w:r>
      </w:hyperlink>
      <w:r>
        <w:t xml:space="preserve"> to see the map at the current stage.</w:t>
      </w:r>
    </w:p>
    <w:p w:rsidR="002C2992" w:rsidRDefault="00543FD4">
      <w:pPr>
        <w:pStyle w:val="Heading2"/>
      </w:pPr>
      <w:bookmarkStart w:id="22" w:name="header-c153"/>
      <w:bookmarkEnd w:id="22"/>
      <w:r>
        <w:t>3. Polygon Data and Symbolization</w:t>
      </w:r>
    </w:p>
    <w:p w:rsidR="002C2992" w:rsidRDefault="00543FD4">
      <w:pPr>
        <w:pStyle w:val="FirstParagraph"/>
      </w:pPr>
      <w:r>
        <w:t>In our data folder, you'll see a second dataset, counties.geojson. The counties GeoJSON file contains al</w:t>
      </w:r>
      <w:r>
        <w:t xml:space="preserve">l the counties of Oregon. Each county contains the number of cell towers. This number is pre-calculated in QGIS. To add the data to the map, create another </w:t>
      </w:r>
      <w:r>
        <w:rPr>
          <w:rStyle w:val="VerbatimChar"/>
        </w:rPr>
        <w:t>L.geoJson</w:t>
      </w:r>
      <w:r>
        <w:t xml:space="preserve"> object using the jQuery </w:t>
      </w:r>
      <w:r>
        <w:rPr>
          <w:rStyle w:val="VerbatimChar"/>
        </w:rPr>
        <w:t>$.getJSON</w:t>
      </w:r>
      <w:r>
        <w:t xml:space="preserve"> method. Enter the following lines of code at the end of </w:t>
      </w:r>
      <w:r>
        <w:t xml:space="preserve">your script, staying within the </w:t>
      </w:r>
      <w:r>
        <w:rPr>
          <w:rStyle w:val="VerbatimChar"/>
        </w:rPr>
        <w:t>script</w:t>
      </w:r>
      <w:r>
        <w:t xml:space="preserve"> tags.</w:t>
      </w:r>
    </w:p>
    <w:p w:rsidR="002C2992" w:rsidRDefault="00543FD4">
      <w:pPr>
        <w:pStyle w:val="SourceCode"/>
      </w:pPr>
      <w:r>
        <w:rPr>
          <w:rStyle w:val="CommentTok"/>
        </w:rPr>
        <w:t>// Null variable that will hold neighborhoods layer</w:t>
      </w:r>
      <w:r>
        <w:br/>
      </w:r>
      <w:r>
        <w:rPr>
          <w:rStyle w:val="KeywordTok"/>
        </w:rPr>
        <w:t>var</w:t>
      </w:r>
      <w:r>
        <w:rPr>
          <w:rStyle w:val="NormalTok"/>
        </w:rPr>
        <w:t xml:space="preserve"> neighborhoodsLayer </w:t>
      </w:r>
      <w:r>
        <w:rPr>
          <w:rStyle w:val="OperatorTok"/>
        </w:rPr>
        <w:t>=</w:t>
      </w:r>
      <w:r>
        <w:rPr>
          <w:rStyle w:val="NormalTok"/>
        </w:rPr>
        <w:t xml:space="preserve"> </w:t>
      </w:r>
      <w:r>
        <w:rPr>
          <w:rStyle w:val="KeywordTok"/>
        </w:rPr>
        <w:t>null</w:t>
      </w:r>
      <w:r>
        <w:rPr>
          <w:rStyle w:val="OperatorTok"/>
        </w:rPr>
        <w:t>;</w:t>
      </w:r>
      <w:r>
        <w:br/>
      </w:r>
      <w:r>
        <w:br/>
      </w:r>
      <w:r>
        <w:rPr>
          <w:rStyle w:val="CommentTok"/>
        </w:rPr>
        <w:t>// Add Neighborhood Polygons</w:t>
      </w:r>
      <w:r>
        <w:br/>
      </w:r>
      <w:r>
        <w:rPr>
          <w:rStyle w:val="VariableTok"/>
        </w:rPr>
        <w:t>$</w:t>
      </w:r>
      <w:r>
        <w:rPr>
          <w:rStyle w:val="NormalTok"/>
        </w:rPr>
        <w:t>.</w:t>
      </w:r>
      <w:r>
        <w:rPr>
          <w:rStyle w:val="AttributeTok"/>
        </w:rPr>
        <w:t>getJSON</w:t>
      </w:r>
      <w:r>
        <w:rPr>
          <w:rStyle w:val="NormalTok"/>
        </w:rPr>
        <w:t>(</w:t>
      </w:r>
      <w:r>
        <w:rPr>
          <w:rStyle w:val="StringTok"/>
        </w:rPr>
        <w:t>"data/cambridge_neighborhoods.geojson"</w:t>
      </w:r>
      <w:r>
        <w:rPr>
          <w:rStyle w:val="OperatorTok"/>
        </w:rPr>
        <w:t>,</w:t>
      </w:r>
      <w:r>
        <w:rPr>
          <w:rStyle w:val="KeywordTok"/>
        </w:rPr>
        <w:t>function</w:t>
      </w:r>
      <w:r>
        <w:rPr>
          <w:rStyle w:val="NormalTok"/>
        </w:rPr>
        <w:t>(data)</w:t>
      </w:r>
      <w:r>
        <w:rPr>
          <w:rStyle w:val="OperatorTok"/>
        </w:rPr>
        <w:t>{</w:t>
      </w:r>
      <w:r>
        <w:br/>
      </w:r>
      <w:r>
        <w:rPr>
          <w:rStyle w:val="NormalTok"/>
        </w:rPr>
        <w:t xml:space="preserve">    neighborhoodsLayer </w:t>
      </w:r>
      <w:r>
        <w:rPr>
          <w:rStyle w:val="OperatorTok"/>
        </w:rPr>
        <w:t>=</w:t>
      </w:r>
      <w:r>
        <w:rPr>
          <w:rStyle w:val="NormalTok"/>
        </w:rPr>
        <w:t xml:space="preserve"> </w:t>
      </w:r>
      <w:r>
        <w:rPr>
          <w:rStyle w:val="VariableTok"/>
        </w:rPr>
        <w:t>L</w:t>
      </w:r>
      <w:r>
        <w:rPr>
          <w:rStyle w:val="NormalTok"/>
        </w:rPr>
        <w:t>.</w:t>
      </w:r>
      <w:r>
        <w:rPr>
          <w:rStyle w:val="AttributeTok"/>
        </w:rPr>
        <w:t>geoJso</w:t>
      </w:r>
      <w:r>
        <w:rPr>
          <w:rStyle w:val="AttributeTok"/>
        </w:rPr>
        <w:t>n</w:t>
      </w:r>
      <w:r>
        <w:rPr>
          <w:rStyle w:val="NormalTok"/>
        </w:rPr>
        <w:t>(data).</w:t>
      </w:r>
      <w:r>
        <w:rPr>
          <w:rStyle w:val="AttributeTok"/>
        </w:rPr>
        <w:t>addTo</w:t>
      </w:r>
      <w:r>
        <w:rPr>
          <w:rStyle w:val="NormalTok"/>
        </w:rPr>
        <w:t>(map)</w:t>
      </w:r>
      <w:r>
        <w:rPr>
          <w:rStyle w:val="OperatorTok"/>
        </w:rPr>
        <w:t>;</w:t>
      </w:r>
      <w:r>
        <w:br/>
      </w:r>
      <w:r>
        <w:rPr>
          <w:rStyle w:val="OperatorTok"/>
        </w:rPr>
        <w:t>}</w:t>
      </w:r>
      <w:r>
        <w:rPr>
          <w:rStyle w:val="NormalTok"/>
        </w:rPr>
        <w:t>)</w:t>
      </w:r>
      <w:r>
        <w:rPr>
          <w:rStyle w:val="OperatorTok"/>
        </w:rPr>
        <w:t>;</w:t>
      </w:r>
    </w:p>
    <w:p w:rsidR="002C2992" w:rsidRDefault="00543FD4">
      <w:pPr>
        <w:pStyle w:val="FirstParagraph"/>
      </w:pPr>
      <w:r>
        <w:t>Save and refresh your map. Counties of Oregon will be displayed on the map, symbolized in a default blue.</w:t>
      </w:r>
    </w:p>
    <w:p w:rsidR="002C2992" w:rsidRDefault="00543FD4">
      <w:pPr>
        <w:pStyle w:val="BodyText"/>
      </w:pPr>
      <w:r>
        <w:lastRenderedPageBreak/>
        <w:t>On its own (take a look at Page Source) Let's do something about that default blue and thematically style our data to these po</w:t>
      </w:r>
      <w:r>
        <w:t xml:space="preserve">lygons useful by turning them into a choropleth layer. The neighborhoods GeoJSON file contains numbers of cell towers in each counties, calculated in QGIS. Symbolize the counties on the map by the number of counties. This is a three step process. </w:t>
      </w:r>
      <w:r>
        <w:rPr>
          <w:rStyle w:val="VerbatimChar"/>
        </w:rPr>
        <w:t>L.geoJSON</w:t>
      </w:r>
      <w:r>
        <w:t xml:space="preserve"> contains a style option that contains styling properties.</w:t>
      </w:r>
    </w:p>
    <w:p w:rsidR="002C2992" w:rsidRDefault="00543FD4">
      <w:pPr>
        <w:pStyle w:val="Heading3"/>
      </w:pPr>
      <w:bookmarkStart w:id="23" w:name="header-c162"/>
      <w:bookmarkEnd w:id="23"/>
      <w:r>
        <w:t>3.1 Set up function for Color Ramp</w:t>
      </w:r>
    </w:p>
    <w:p w:rsidR="002C2992" w:rsidRDefault="00543FD4">
      <w:pPr>
        <w:pStyle w:val="FirstParagraph"/>
      </w:pPr>
      <w:r>
        <w:t xml:space="preserve">The first step is to set up a function for our color ramp. This is where we set up our classification breaks and color scheme. Setting up a classification scheme </w:t>
      </w:r>
      <w:r>
        <w:t xml:space="preserve">can be tricky. The easiest way to set up a standard classification scheme is to use QGIS, select something like Jenk's Natural Breaks, and copy the break numbers. Or you can check out a color ramp from </w:t>
      </w:r>
      <w:hyperlink>
        <w:r>
          <w:rPr>
            <w:rStyle w:val="Hyperlink"/>
          </w:rPr>
          <w:t>colorbrewer2.org</w:t>
        </w:r>
      </w:hyperlink>
      <w:r>
        <w:t xml:space="preserve"> To set up the functi</w:t>
      </w:r>
      <w:r>
        <w:t>on for our classes and colors, create a function, call it setColor, and then return your classes. Enter the following function in your script tags.</w:t>
      </w:r>
    </w:p>
    <w:p w:rsidR="002C2992" w:rsidRDefault="00543FD4">
      <w:pPr>
        <w:pStyle w:val="SourceCode"/>
      </w:pPr>
      <w:r>
        <w:rPr>
          <w:rStyle w:val="CommentTok"/>
        </w:rPr>
        <w:t>// Set function for color ramp</w:t>
      </w:r>
      <w:r>
        <w:br/>
      </w:r>
      <w:r>
        <w:rPr>
          <w:rStyle w:val="KeywordTok"/>
        </w:rPr>
        <w:t>function</w:t>
      </w:r>
      <w:r>
        <w:rPr>
          <w:rStyle w:val="NormalTok"/>
        </w:rPr>
        <w:t xml:space="preserve"> </w:t>
      </w:r>
      <w:r>
        <w:rPr>
          <w:rStyle w:val="AttributeTok"/>
        </w:rPr>
        <w:t>setColor</w:t>
      </w:r>
      <w:r>
        <w:rPr>
          <w:rStyle w:val="NormalTok"/>
        </w:rPr>
        <w:t>(density)</w:t>
      </w:r>
      <w:r>
        <w:rPr>
          <w:rStyle w:val="OperatorTok"/>
        </w:rPr>
        <w:t>{</w:t>
      </w:r>
      <w:r>
        <w:br/>
      </w:r>
      <w:r>
        <w:rPr>
          <w:rStyle w:val="NormalTok"/>
        </w:rPr>
        <w:t xml:space="preserve">    </w:t>
      </w:r>
      <w:r>
        <w:rPr>
          <w:rStyle w:val="ControlFlowTok"/>
        </w:rPr>
        <w:t>return</w:t>
      </w:r>
      <w:r>
        <w:rPr>
          <w:rStyle w:val="NormalTok"/>
        </w:rPr>
        <w:t xml:space="preserve"> density </w:t>
      </w:r>
      <w:r>
        <w:rPr>
          <w:rStyle w:val="OperatorTok"/>
        </w:rPr>
        <w:t>&gt;</w:t>
      </w:r>
      <w:r>
        <w:rPr>
          <w:rStyle w:val="NormalTok"/>
        </w:rPr>
        <w:t xml:space="preserve"> </w:t>
      </w:r>
      <w:r>
        <w:rPr>
          <w:rStyle w:val="DecValTok"/>
        </w:rPr>
        <w:t>18</w:t>
      </w:r>
      <w:r>
        <w:rPr>
          <w:rStyle w:val="NormalTok"/>
        </w:rPr>
        <w:t xml:space="preserve"> </w:t>
      </w:r>
      <w:r>
        <w:rPr>
          <w:rStyle w:val="OperatorTok"/>
        </w:rPr>
        <w:t>?</w:t>
      </w:r>
      <w:r>
        <w:rPr>
          <w:rStyle w:val="NormalTok"/>
        </w:rPr>
        <w:t xml:space="preserve"> </w:t>
      </w:r>
      <w:r>
        <w:rPr>
          <w:rStyle w:val="StringTok"/>
        </w:rPr>
        <w:t>'#b30000'</w:t>
      </w:r>
      <w:r>
        <w:rPr>
          <w:rStyle w:val="NormalTok"/>
        </w:rPr>
        <w:t xml:space="preserve"> :</w:t>
      </w:r>
      <w:r>
        <w:br/>
      </w:r>
      <w:r>
        <w:rPr>
          <w:rStyle w:val="NormalTok"/>
        </w:rPr>
        <w:t xml:space="preserve">           </w:t>
      </w:r>
      <w:r>
        <w:rPr>
          <w:rStyle w:val="NormalTok"/>
        </w:rPr>
        <w:t xml:space="preserve">density </w:t>
      </w:r>
      <w:r>
        <w:rPr>
          <w:rStyle w:val="OperatorTok"/>
        </w:rPr>
        <w:t>&gt;</w:t>
      </w:r>
      <w:r>
        <w:rPr>
          <w:rStyle w:val="NormalTok"/>
        </w:rPr>
        <w:t xml:space="preserve"> </w:t>
      </w:r>
      <w:r>
        <w:rPr>
          <w:rStyle w:val="DecValTok"/>
        </w:rPr>
        <w:t>13</w:t>
      </w:r>
      <w:r>
        <w:rPr>
          <w:rStyle w:val="NormalTok"/>
        </w:rPr>
        <w:t xml:space="preserve"> </w:t>
      </w:r>
      <w:r>
        <w:rPr>
          <w:rStyle w:val="OperatorTok"/>
        </w:rPr>
        <w:t>?</w:t>
      </w:r>
      <w:r>
        <w:rPr>
          <w:rStyle w:val="NormalTok"/>
        </w:rPr>
        <w:t xml:space="preserve"> </w:t>
      </w:r>
      <w:r>
        <w:rPr>
          <w:rStyle w:val="StringTok"/>
        </w:rPr>
        <w:t>'#e34a33'</w:t>
      </w:r>
      <w:r>
        <w:rPr>
          <w:rStyle w:val="NormalTok"/>
        </w:rPr>
        <w:t xml:space="preserve"> :</w:t>
      </w:r>
      <w:r>
        <w:br/>
      </w:r>
      <w:r>
        <w:rPr>
          <w:rStyle w:val="NormalTok"/>
        </w:rPr>
        <w:t xml:space="preserve">           density </w:t>
      </w:r>
      <w:r>
        <w:rPr>
          <w:rStyle w:val="OperatorTok"/>
        </w:rPr>
        <w:t>&gt;</w:t>
      </w:r>
      <w:r>
        <w:rPr>
          <w:rStyle w:val="NormalTok"/>
        </w:rPr>
        <w:t xml:space="preserve"> </w:t>
      </w:r>
      <w:r>
        <w:rPr>
          <w:rStyle w:val="DecValTok"/>
        </w:rPr>
        <w:t>10</w:t>
      </w:r>
      <w:r>
        <w:rPr>
          <w:rStyle w:val="NormalTok"/>
        </w:rPr>
        <w:t xml:space="preserve"> </w:t>
      </w:r>
      <w:r>
        <w:rPr>
          <w:rStyle w:val="OperatorTok"/>
        </w:rPr>
        <w:t>?</w:t>
      </w:r>
      <w:r>
        <w:rPr>
          <w:rStyle w:val="NormalTok"/>
        </w:rPr>
        <w:t xml:space="preserve"> </w:t>
      </w:r>
      <w:r>
        <w:rPr>
          <w:rStyle w:val="StringTok"/>
        </w:rPr>
        <w:t>'#fc8d59'</w:t>
      </w:r>
      <w:r>
        <w:rPr>
          <w:rStyle w:val="NormalTok"/>
        </w:rPr>
        <w:t xml:space="preserve"> :</w:t>
      </w:r>
      <w:r>
        <w:br/>
      </w:r>
      <w:r>
        <w:rPr>
          <w:rStyle w:val="NormalTok"/>
        </w:rPr>
        <w:t xml:space="preserve">           density </w:t>
      </w:r>
      <w:r>
        <w:rPr>
          <w:rStyle w:val="OperatorTok"/>
        </w:rPr>
        <w:t>&gt;</w:t>
      </w:r>
      <w:r>
        <w:rPr>
          <w:rStyle w:val="NormalTok"/>
        </w:rPr>
        <w:t xml:space="preserve">  </w:t>
      </w:r>
      <w:r>
        <w:rPr>
          <w:rStyle w:val="DecValTok"/>
        </w:rPr>
        <w:t>5</w:t>
      </w:r>
      <w:r>
        <w:rPr>
          <w:rStyle w:val="NormalTok"/>
        </w:rPr>
        <w:t xml:space="preserve"> </w:t>
      </w:r>
      <w:r>
        <w:rPr>
          <w:rStyle w:val="OperatorTok"/>
        </w:rPr>
        <w:t>?</w:t>
      </w:r>
      <w:r>
        <w:rPr>
          <w:rStyle w:val="NormalTok"/>
        </w:rPr>
        <w:t xml:space="preserve"> </w:t>
      </w:r>
      <w:r>
        <w:rPr>
          <w:rStyle w:val="StringTok"/>
        </w:rPr>
        <w:t>'#fdcc8a'</w:t>
      </w:r>
      <w:r>
        <w:rPr>
          <w:rStyle w:val="NormalTok"/>
        </w:rPr>
        <w:t xml:space="preserve"> :</w:t>
      </w:r>
      <w:r>
        <w:br/>
      </w:r>
      <w:r>
        <w:rPr>
          <w:rStyle w:val="NormalTok"/>
        </w:rPr>
        <w:t xml:space="preserve">                          </w:t>
      </w:r>
      <w:r>
        <w:rPr>
          <w:rStyle w:val="StringTok"/>
        </w:rPr>
        <w:t>'#fef0d9'</w:t>
      </w:r>
      <w:r>
        <w:rPr>
          <w:rStyle w:val="OperatorTok"/>
        </w:rPr>
        <w:t>;</w:t>
      </w:r>
      <w:r>
        <w:br/>
      </w:r>
      <w:r>
        <w:rPr>
          <w:rStyle w:val="OperatorTok"/>
        </w:rPr>
        <w:t>}</w:t>
      </w:r>
    </w:p>
    <w:p w:rsidR="002C2992" w:rsidRDefault="00543FD4">
      <w:pPr>
        <w:pStyle w:val="Heading3"/>
      </w:pPr>
      <w:bookmarkStart w:id="24" w:name="header-c166"/>
      <w:bookmarkEnd w:id="24"/>
      <w:r>
        <w:t>3.2 Set style GeoJSON style function</w:t>
      </w:r>
    </w:p>
    <w:p w:rsidR="002C2992" w:rsidRDefault="00543FD4">
      <w:pPr>
        <w:pStyle w:val="FirstParagraph"/>
      </w:pPr>
      <w:r>
        <w:t>Next, set up a function that will set the properties for the L.geoJson style option. Call this function style, pass it a GeoJson feature when invoked. Set the fillColor property to be equal to the setColor function, passing it the CN_CNT property (the numb</w:t>
      </w:r>
      <w:r>
        <w:t>er of cell towers) from the GeoJSON. Enter the following code into your script.</w:t>
      </w:r>
    </w:p>
    <w:p w:rsidR="002C2992" w:rsidRDefault="00543FD4">
      <w:pPr>
        <w:pStyle w:val="SourceCode"/>
      </w:pPr>
      <w:r>
        <w:rPr>
          <w:rStyle w:val="CommentTok"/>
        </w:rPr>
        <w:t>// Set style function that sets fill color property equal to cell tower density</w:t>
      </w:r>
      <w:r>
        <w:br/>
      </w:r>
      <w:r>
        <w:rPr>
          <w:rStyle w:val="KeywordTok"/>
        </w:rPr>
        <w:t>function</w:t>
      </w:r>
      <w:r>
        <w:rPr>
          <w:rStyle w:val="NormalTok"/>
        </w:rPr>
        <w:t xml:space="preserve"> </w:t>
      </w:r>
      <w:r>
        <w:rPr>
          <w:rStyle w:val="AttributeTok"/>
        </w:rPr>
        <w:t>style</w:t>
      </w:r>
      <w:r>
        <w:rPr>
          <w:rStyle w:val="NormalTok"/>
        </w:rPr>
        <w:t xml:space="preserve">(feature) </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DataTypeTok"/>
        </w:rPr>
        <w:t>fillColor</w:t>
      </w:r>
      <w:r>
        <w:rPr>
          <w:rStyle w:val="OperatorTok"/>
        </w:rPr>
        <w:t>:</w:t>
      </w:r>
      <w:r>
        <w:rPr>
          <w:rStyle w:val="NormalTok"/>
        </w:rPr>
        <w:t xml:space="preserve"> </w:t>
      </w:r>
      <w:r>
        <w:rPr>
          <w:rStyle w:val="AttributeTok"/>
        </w:rPr>
        <w:t>setColor</w:t>
      </w:r>
      <w:r>
        <w:rPr>
          <w:rStyle w:val="NormalTok"/>
        </w:rPr>
        <w:t>(</w:t>
      </w:r>
      <w:r>
        <w:rPr>
          <w:rStyle w:val="VariableTok"/>
        </w:rPr>
        <w:t>feature</w:t>
      </w:r>
      <w:r>
        <w:rPr>
          <w:rStyle w:val="NormalTok"/>
        </w:rPr>
        <w:t>.</w:t>
      </w:r>
      <w:r>
        <w:rPr>
          <w:rStyle w:val="VariableTok"/>
        </w:rPr>
        <w:t>properties</w:t>
      </w:r>
      <w:r>
        <w:rPr>
          <w:rStyle w:val="NormalTok"/>
        </w:rPr>
        <w:t>.</w:t>
      </w:r>
      <w:r>
        <w:rPr>
          <w:rStyle w:val="AttributeTok"/>
        </w:rPr>
        <w:t>CT_CNT</w:t>
      </w:r>
      <w:r>
        <w:rPr>
          <w:rStyle w:val="NormalTok"/>
        </w:rPr>
        <w:t>)</w:t>
      </w:r>
      <w:r>
        <w:rPr>
          <w:rStyle w:val="OperatorTok"/>
        </w:rPr>
        <w:t>,</w:t>
      </w:r>
      <w:r>
        <w:br/>
      </w:r>
      <w:r>
        <w:rPr>
          <w:rStyle w:val="NormalTok"/>
        </w:rPr>
        <w:t xml:space="preserve"> </w:t>
      </w:r>
      <w:r>
        <w:rPr>
          <w:rStyle w:val="NormalTok"/>
        </w:rPr>
        <w:t xml:space="preserve">       </w:t>
      </w:r>
      <w:r>
        <w:rPr>
          <w:rStyle w:val="DataTypeTok"/>
        </w:rPr>
        <w:t>fillOpacity</w:t>
      </w:r>
      <w:r>
        <w:rPr>
          <w:rStyle w:val="OperatorTok"/>
        </w:rPr>
        <w:t>:</w:t>
      </w:r>
      <w:r>
        <w:rPr>
          <w:rStyle w:val="NormalTok"/>
        </w:rPr>
        <w:t xml:space="preserve"> </w:t>
      </w:r>
      <w:r>
        <w:rPr>
          <w:rStyle w:val="FloatTok"/>
        </w:rPr>
        <w:t>0.2</w:t>
      </w:r>
      <w:r>
        <w:rPr>
          <w:rStyle w:val="OperatorTok"/>
        </w:rPr>
        <w:t>,</w:t>
      </w:r>
      <w:r>
        <w:br/>
      </w:r>
      <w:r>
        <w:rPr>
          <w:rStyle w:val="NormalTok"/>
        </w:rPr>
        <w:t xml:space="preserve">        </w:t>
      </w:r>
      <w:r>
        <w:rPr>
          <w:rStyle w:val="DataTypeTok"/>
        </w:rPr>
        <w:t>weight</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DataTypeTok"/>
        </w:rPr>
        <w:t>opacity</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color</w:t>
      </w:r>
      <w:r>
        <w:rPr>
          <w:rStyle w:val="OperatorTok"/>
        </w:rPr>
        <w:t>:</w:t>
      </w:r>
      <w:r>
        <w:rPr>
          <w:rStyle w:val="NormalTok"/>
        </w:rPr>
        <w:t xml:space="preserve"> </w:t>
      </w:r>
      <w:r>
        <w:rPr>
          <w:rStyle w:val="StringTok"/>
        </w:rPr>
        <w:t>'#ffffff'</w:t>
      </w:r>
      <w:r>
        <w:rPr>
          <w:rStyle w:val="OperatorTok"/>
        </w:rPr>
        <w:t>,</w:t>
      </w:r>
      <w:r>
        <w:br/>
      </w:r>
      <w:r>
        <w:rPr>
          <w:rStyle w:val="NormalTok"/>
        </w:rPr>
        <w:t xml:space="preserve">        </w:t>
      </w:r>
      <w:r>
        <w:rPr>
          <w:rStyle w:val="DataTypeTok"/>
        </w:rPr>
        <w:t>dashArray</w:t>
      </w:r>
      <w:r>
        <w:rPr>
          <w:rStyle w:val="OperatorTok"/>
        </w:rPr>
        <w:t>:</w:t>
      </w:r>
      <w:r>
        <w:rPr>
          <w:rStyle w:val="NormalTok"/>
        </w:rPr>
        <w:t xml:space="preserve"> </w:t>
      </w:r>
      <w:r>
        <w:rPr>
          <w:rStyle w:val="StringTok"/>
        </w:rPr>
        <w:t>'4'</w:t>
      </w:r>
      <w:r>
        <w:br/>
      </w:r>
      <w:r>
        <w:rPr>
          <w:rStyle w:val="NormalTok"/>
        </w:rPr>
        <w:t xml:space="preserve">    </w:t>
      </w:r>
      <w:r>
        <w:rPr>
          <w:rStyle w:val="OperatorTok"/>
        </w:rPr>
        <w:t>};</w:t>
      </w:r>
      <w:r>
        <w:br/>
      </w:r>
      <w:r>
        <w:rPr>
          <w:rStyle w:val="OperatorTok"/>
        </w:rPr>
        <w:t>}</w:t>
      </w:r>
    </w:p>
    <w:p w:rsidR="002C2992" w:rsidRDefault="00543FD4">
      <w:pPr>
        <w:pStyle w:val="FirstParagraph"/>
      </w:pPr>
      <w:r>
        <w:t>fillColor and fillOpacity set properties for the fill, and weight, opacity, color, and dashArray set properties for the border.</w:t>
      </w:r>
    </w:p>
    <w:p w:rsidR="002C2992" w:rsidRDefault="00543FD4">
      <w:pPr>
        <w:pStyle w:val="Heading3"/>
      </w:pPr>
      <w:bookmarkStart w:id="25" w:name="header-c172"/>
      <w:bookmarkEnd w:id="25"/>
      <w:r>
        <w:lastRenderedPageBreak/>
        <w:t>3.3 Set style option for the GeoJSON</w:t>
      </w:r>
    </w:p>
    <w:p w:rsidR="002C2992" w:rsidRDefault="00543FD4">
      <w:pPr>
        <w:pStyle w:val="FirstParagraph"/>
      </w:pPr>
      <w:r>
        <w:t>The final step is to set the style option for the neighborhoods layer GeoJSON. Find the Add Neighborhoods Polygons block of code and modify it to include the style option. Set style equal to style to run the style funct</w:t>
      </w:r>
      <w:r>
        <w:t>ion when the GeoJSON is create. Below shows the code of adding the county polygons to the map.</w:t>
      </w:r>
    </w:p>
    <w:p w:rsidR="002C2992" w:rsidRDefault="00543FD4">
      <w:pPr>
        <w:pStyle w:val="SourceCode"/>
      </w:pPr>
      <w:r>
        <w:rPr>
          <w:rStyle w:val="CommentTok"/>
        </w:rPr>
        <w:t>// Add Counties Polygons</w:t>
      </w:r>
      <w:r>
        <w:br/>
      </w:r>
      <w:r>
        <w:rPr>
          <w:rStyle w:val="VariableTok"/>
        </w:rPr>
        <w:t>$</w:t>
      </w:r>
      <w:r>
        <w:rPr>
          <w:rStyle w:val="NormalTok"/>
        </w:rPr>
        <w:t>.</w:t>
      </w:r>
      <w:r>
        <w:rPr>
          <w:rStyle w:val="AttributeTok"/>
        </w:rPr>
        <w:t>getJSON</w:t>
      </w:r>
      <w:r>
        <w:rPr>
          <w:rStyle w:val="NormalTok"/>
        </w:rPr>
        <w:t>(</w:t>
      </w:r>
      <w:r>
        <w:rPr>
          <w:rStyle w:val="StringTok"/>
        </w:rPr>
        <w:t>"assets/counties.geojson"</w:t>
      </w:r>
      <w:r>
        <w:rPr>
          <w:rStyle w:val="OperatorTok"/>
        </w:rPr>
        <w:t>,</w:t>
      </w:r>
      <w:r>
        <w:rPr>
          <w:rStyle w:val="KeywordTok"/>
        </w:rPr>
        <w:t>function</w:t>
      </w:r>
      <w:r>
        <w:rPr>
          <w:rStyle w:val="NormalTok"/>
        </w:rPr>
        <w:t>(data)</w:t>
      </w:r>
      <w:r>
        <w:rPr>
          <w:rStyle w:val="OperatorTok"/>
        </w:rPr>
        <w:t>{</w:t>
      </w:r>
      <w:r>
        <w:br/>
      </w:r>
      <w:r>
        <w:rPr>
          <w:rStyle w:val="NormalTok"/>
        </w:rPr>
        <w:t xml:space="preserve">    countiesLayer </w:t>
      </w:r>
      <w:r>
        <w:rPr>
          <w:rStyle w:val="OperatorTok"/>
        </w:rPr>
        <w:t>=</w:t>
      </w:r>
      <w:r>
        <w:rPr>
          <w:rStyle w:val="NormalTok"/>
        </w:rPr>
        <w:t xml:space="preserve"> </w:t>
      </w:r>
      <w:r>
        <w:rPr>
          <w:rStyle w:val="VariableTok"/>
        </w:rPr>
        <w:t>L</w:t>
      </w:r>
      <w:r>
        <w:rPr>
          <w:rStyle w:val="NormalTok"/>
        </w:rPr>
        <w:t>.</w:t>
      </w:r>
      <w:r>
        <w:rPr>
          <w:rStyle w:val="AttributeTok"/>
        </w:rPr>
        <w:t>geoJson</w:t>
      </w:r>
      <w:r>
        <w:rPr>
          <w:rStyle w:val="NormalTok"/>
        </w:rPr>
        <w:t>(data</w:t>
      </w:r>
      <w:r>
        <w:rPr>
          <w:rStyle w:val="OperatorTok"/>
        </w:rPr>
        <w:t>,</w:t>
      </w:r>
      <w:r>
        <w:rPr>
          <w:rStyle w:val="NormalTok"/>
        </w:rPr>
        <w:t xml:space="preserve"> </w:t>
      </w:r>
      <w:r>
        <w:rPr>
          <w:rStyle w:val="OperatorTok"/>
        </w:rPr>
        <w:t>{</w:t>
      </w:r>
      <w:r>
        <w:rPr>
          <w:rStyle w:val="DataTypeTok"/>
        </w:rPr>
        <w:t>style</w:t>
      </w:r>
      <w:r>
        <w:rPr>
          <w:rStyle w:val="OperatorTok"/>
        </w:rPr>
        <w:t>:</w:t>
      </w:r>
      <w:r>
        <w:rPr>
          <w:rStyle w:val="NormalTok"/>
        </w:rPr>
        <w:t xml:space="preserve"> style</w:t>
      </w:r>
      <w:r>
        <w:rPr>
          <w:rStyle w:val="OperatorTok"/>
        </w:rPr>
        <w:t>}</w:t>
      </w:r>
      <w:r>
        <w:rPr>
          <w:rStyle w:val="NormalTok"/>
        </w:rPr>
        <w:t>).</w:t>
      </w:r>
      <w:r>
        <w:rPr>
          <w:rStyle w:val="AttributeTok"/>
        </w:rPr>
        <w:t>addTo</w:t>
      </w:r>
      <w:r>
        <w:rPr>
          <w:rStyle w:val="NormalTok"/>
        </w:rPr>
        <w:t>(mymap)</w:t>
      </w:r>
      <w:r>
        <w:rPr>
          <w:rStyle w:val="OperatorTok"/>
        </w:rPr>
        <w:t>;</w:t>
      </w:r>
      <w:r>
        <w:br/>
      </w:r>
      <w:r>
        <w:rPr>
          <w:rStyle w:val="OperatorTok"/>
        </w:rPr>
        <w:t>}</w:t>
      </w:r>
      <w:r>
        <w:rPr>
          <w:rStyle w:val="NormalTok"/>
        </w:rPr>
        <w:t>)</w:t>
      </w:r>
      <w:r>
        <w:rPr>
          <w:rStyle w:val="OperatorTok"/>
        </w:rPr>
        <w:t>;</w:t>
      </w:r>
    </w:p>
    <w:p w:rsidR="002C2992" w:rsidRDefault="00543FD4">
      <w:pPr>
        <w:pStyle w:val="FirstParagraph"/>
      </w:pPr>
      <w:r>
        <w:t>Save and refre</w:t>
      </w:r>
      <w:r>
        <w:t>sh your map. Load your page to see our styled polygons!</w:t>
      </w:r>
    </w:p>
    <w:p w:rsidR="002C2992" w:rsidRDefault="00543FD4">
      <w:pPr>
        <w:pStyle w:val="FigurewithCaption"/>
      </w:pPr>
      <w:r>
        <w:rPr>
          <w:noProof/>
        </w:rPr>
        <w:drawing>
          <wp:inline distT="0" distB="0" distL="0" distR="0">
            <wp:extent cx="5334000" cy="375658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jakob\OneDrive\geog371\wk03\wk03_3_lab03\img\map4.png"/>
                    <pic:cNvPicPr>
                      <a:picLocks noChangeAspect="1" noChangeArrowheads="1"/>
                    </pic:cNvPicPr>
                  </pic:nvPicPr>
                  <pic:blipFill>
                    <a:blip r:embed="rId14"/>
                    <a:stretch>
                      <a:fillRect/>
                    </a:stretch>
                  </pic:blipFill>
                  <pic:spPr bwMode="auto">
                    <a:xfrm>
                      <a:off x="0" y="0"/>
                      <a:ext cx="5334000" cy="3756584"/>
                    </a:xfrm>
                    <a:prstGeom prst="rect">
                      <a:avLst/>
                    </a:prstGeom>
                    <a:noFill/>
                    <a:ln w="9525">
                      <a:noFill/>
                      <a:headEnd/>
                      <a:tailEnd/>
                    </a:ln>
                  </pic:spPr>
                </pic:pic>
              </a:graphicData>
            </a:graphic>
          </wp:inline>
        </w:drawing>
      </w:r>
    </w:p>
    <w:p w:rsidR="002C2992" w:rsidRDefault="002C2992">
      <w:pPr>
        <w:pStyle w:val="ImageCaption"/>
      </w:pPr>
    </w:p>
    <w:p w:rsidR="002C2992" w:rsidRDefault="00543FD4">
      <w:pPr>
        <w:pStyle w:val="Heading2"/>
      </w:pPr>
      <w:bookmarkStart w:id="26" w:name="header-c180"/>
      <w:bookmarkEnd w:id="26"/>
      <w:r>
        <w:t>4. Map Elements</w:t>
      </w:r>
    </w:p>
    <w:p w:rsidR="002C2992" w:rsidRDefault="00543FD4">
      <w:pPr>
        <w:pStyle w:val="FirstParagraph"/>
      </w:pPr>
      <w:r>
        <w:t xml:space="preserve">Our map is looking good, but we need a legend to make sense of our data. We could enable popups for each of the counties, but with popups already enabled on our points, it might be </w:t>
      </w:r>
      <w:r>
        <w:t>overwhelming to the user. Instead, let us add a legend to our map that contains the information the reader will need to know about the data, colors, and classifications, and then add a scale bar to the corner of the map. The main Leaflet object we will use</w:t>
      </w:r>
      <w:r>
        <w:t xml:space="preserve"> in this section is the </w:t>
      </w:r>
      <w:r>
        <w:rPr>
          <w:rStyle w:val="VerbatimChar"/>
        </w:rPr>
        <w:t>Control</w:t>
      </w:r>
      <w:r>
        <w:t xml:space="preserve"> object, or </w:t>
      </w:r>
      <w:r>
        <w:rPr>
          <w:rStyle w:val="VerbatimChar"/>
        </w:rPr>
        <w:t>L.control</w:t>
      </w:r>
      <w:r>
        <w:t>. It allows for adding various elements to your map.</w:t>
      </w:r>
    </w:p>
    <w:p w:rsidR="002C2992" w:rsidRDefault="00543FD4">
      <w:pPr>
        <w:pStyle w:val="Heading3"/>
      </w:pPr>
      <w:bookmarkStart w:id="27" w:name="header-c183"/>
      <w:bookmarkEnd w:id="27"/>
      <w:r>
        <w:lastRenderedPageBreak/>
        <w:t>4.1 Add a Legend</w:t>
      </w:r>
    </w:p>
    <w:p w:rsidR="002C2992" w:rsidRDefault="00543FD4">
      <w:pPr>
        <w:pStyle w:val="FirstParagraph"/>
      </w:pPr>
      <w:r>
        <w:t>Adding a legend is easy, but requires quite a bit of code. The workflow to create a legend involves creating a Leaflet control, setting the control to populate with HTML that represents the legend components, and styling the HTML with CSS so they appear pr</w:t>
      </w:r>
      <w:r>
        <w:t xml:space="preserve">operly on our screen. I'm going to throw a bit more code at you this time, and we will walk through what it is doing. Enter the following block of code to your </w:t>
      </w:r>
      <w:r>
        <w:rPr>
          <w:rStyle w:val="VerbatimChar"/>
        </w:rPr>
        <w:t>script</w:t>
      </w:r>
      <w:r>
        <w:t xml:space="preserve"> (stay in those script tags!).</w:t>
      </w:r>
    </w:p>
    <w:p w:rsidR="002C2992" w:rsidRDefault="00543FD4">
      <w:pPr>
        <w:pStyle w:val="SourceCode"/>
      </w:pPr>
      <w:r>
        <w:rPr>
          <w:rStyle w:val="CommentTok"/>
        </w:rPr>
        <w:t>// Create Leaflet Control Object for Legend</w:t>
      </w:r>
      <w:r>
        <w:br/>
      </w:r>
      <w:r>
        <w:rPr>
          <w:rStyle w:val="KeywordTok"/>
        </w:rPr>
        <w:t>var</w:t>
      </w:r>
      <w:r>
        <w:rPr>
          <w:rStyle w:val="NormalTok"/>
        </w:rPr>
        <w:t xml:space="preserve"> legend </w:t>
      </w:r>
      <w:r>
        <w:rPr>
          <w:rStyle w:val="OperatorTok"/>
        </w:rPr>
        <w:t>=</w:t>
      </w:r>
      <w:r>
        <w:rPr>
          <w:rStyle w:val="NormalTok"/>
        </w:rPr>
        <w:t xml:space="preserve"> </w:t>
      </w:r>
      <w:r>
        <w:rPr>
          <w:rStyle w:val="VariableTok"/>
        </w:rPr>
        <w:t>L</w:t>
      </w:r>
      <w:r>
        <w:rPr>
          <w:rStyle w:val="NormalTok"/>
        </w:rPr>
        <w:t>.</w:t>
      </w:r>
      <w:r>
        <w:rPr>
          <w:rStyle w:val="AttributeTok"/>
        </w:rPr>
        <w:t>control</w:t>
      </w:r>
      <w:r>
        <w:rPr>
          <w:rStyle w:val="NormalTok"/>
        </w:rPr>
        <w:t>(</w:t>
      </w:r>
      <w:r>
        <w:rPr>
          <w:rStyle w:val="OperatorTok"/>
        </w:rPr>
        <w:t>{</w:t>
      </w:r>
      <w:r>
        <w:rPr>
          <w:rStyle w:val="DataTypeTok"/>
        </w:rPr>
        <w:t>position</w:t>
      </w:r>
      <w:r>
        <w:rPr>
          <w:rStyle w:val="OperatorTok"/>
        </w:rPr>
        <w:t>:</w:t>
      </w:r>
      <w:r>
        <w:rPr>
          <w:rStyle w:val="NormalTok"/>
        </w:rPr>
        <w:t xml:space="preserve"> </w:t>
      </w:r>
      <w:r>
        <w:rPr>
          <w:rStyle w:val="StringTok"/>
        </w:rPr>
        <w:t>'topright'</w:t>
      </w:r>
      <w:r>
        <w:rPr>
          <w:rStyle w:val="OperatorTok"/>
        </w:rPr>
        <w:t>}</w:t>
      </w:r>
      <w:r>
        <w:rPr>
          <w:rStyle w:val="NormalTok"/>
        </w:rPr>
        <w:t>)</w:t>
      </w:r>
      <w:r>
        <w:rPr>
          <w:rStyle w:val="OperatorTok"/>
        </w:rPr>
        <w:t>;</w:t>
      </w:r>
      <w:r>
        <w:br/>
      </w:r>
      <w:r>
        <w:br/>
      </w:r>
      <w:r>
        <w:rPr>
          <w:rStyle w:val="CommentTok"/>
        </w:rPr>
        <w:t>// Function that runs when legend is added to map</w:t>
      </w:r>
      <w:r>
        <w:br/>
      </w:r>
      <w:r>
        <w:rPr>
          <w:rStyle w:val="VariableTok"/>
        </w:rPr>
        <w:t>legend</w:t>
      </w:r>
      <w:r>
        <w:rPr>
          <w:rStyle w:val="NormalTok"/>
        </w:rPr>
        <w:t>.</w:t>
      </w:r>
      <w:r>
        <w:rPr>
          <w:rStyle w:val="AttributeTok"/>
        </w:rPr>
        <w:t>onAdd</w:t>
      </w:r>
      <w:r>
        <w:rPr>
          <w:rStyle w:val="NormalTok"/>
        </w:rPr>
        <w:t xml:space="preserve"> </w:t>
      </w:r>
      <w:r>
        <w:rPr>
          <w:rStyle w:val="OperatorTok"/>
        </w:rPr>
        <w:t>=</w:t>
      </w:r>
      <w:r>
        <w:rPr>
          <w:rStyle w:val="NormalTok"/>
        </w:rPr>
        <w:t xml:space="preserve"> </w:t>
      </w:r>
      <w:r>
        <w:rPr>
          <w:rStyle w:val="KeywordTok"/>
        </w:rPr>
        <w:t>function</w:t>
      </w:r>
      <w:r>
        <w:rPr>
          <w:rStyle w:val="NormalTok"/>
        </w:rPr>
        <w:t xml:space="preserve"> () </w:t>
      </w:r>
      <w:r>
        <w:rPr>
          <w:rStyle w:val="OperatorTok"/>
        </w:rPr>
        <w:t>{</w:t>
      </w:r>
      <w:r>
        <w:br/>
      </w:r>
      <w:r>
        <w:br/>
      </w:r>
      <w:r>
        <w:rPr>
          <w:rStyle w:val="NormalTok"/>
        </w:rPr>
        <w:t xml:space="preserve">    </w:t>
      </w:r>
      <w:r>
        <w:rPr>
          <w:rStyle w:val="CommentTok"/>
        </w:rPr>
        <w:t>// Create Div Element and Populate it with HTML</w:t>
      </w:r>
      <w:r>
        <w:br/>
      </w:r>
      <w:r>
        <w:rPr>
          <w:rStyle w:val="NormalTok"/>
        </w:rPr>
        <w:t xml:space="preserve">    </w:t>
      </w:r>
      <w:r>
        <w:rPr>
          <w:rStyle w:val="KeywordTok"/>
        </w:rPr>
        <w:t>var</w:t>
      </w:r>
      <w:r>
        <w:rPr>
          <w:rStyle w:val="NormalTok"/>
        </w:rPr>
        <w:t xml:space="preserve"> div </w:t>
      </w:r>
      <w:r>
        <w:rPr>
          <w:rStyle w:val="OperatorTok"/>
        </w:rPr>
        <w:t>=</w:t>
      </w:r>
      <w:r>
        <w:rPr>
          <w:rStyle w:val="NormalTok"/>
        </w:rPr>
        <w:t xml:space="preserve"> </w:t>
      </w:r>
      <w:r>
        <w:rPr>
          <w:rStyle w:val="VariableTok"/>
        </w:rPr>
        <w:t>L</w:t>
      </w:r>
      <w:r>
        <w:rPr>
          <w:rStyle w:val="NormalTok"/>
        </w:rPr>
        <w:t>.</w:t>
      </w:r>
      <w:r>
        <w:rPr>
          <w:rStyle w:val="VariableTok"/>
        </w:rPr>
        <w:t>DomUtil</w:t>
      </w:r>
      <w:r>
        <w:rPr>
          <w:rStyle w:val="NormalTok"/>
        </w:rPr>
        <w:t>.</w:t>
      </w:r>
      <w:r>
        <w:rPr>
          <w:rStyle w:val="AttributeTok"/>
        </w:rPr>
        <w:t>create</w:t>
      </w:r>
      <w:r>
        <w:rPr>
          <w:rStyle w:val="NormalTok"/>
        </w:rPr>
        <w:t>(</w:t>
      </w:r>
      <w:r>
        <w:rPr>
          <w:rStyle w:val="StringTok"/>
        </w:rPr>
        <w:t>'div'</w:t>
      </w:r>
      <w:r>
        <w:rPr>
          <w:rStyle w:val="OperatorTok"/>
        </w:rPr>
        <w:t>,</w:t>
      </w:r>
      <w:r>
        <w:rPr>
          <w:rStyle w:val="NormalTok"/>
        </w:rPr>
        <w:t xml:space="preserve"> </w:t>
      </w:r>
      <w:r>
        <w:rPr>
          <w:rStyle w:val="StringTok"/>
        </w:rPr>
        <w:t>'legend'</w:t>
      </w:r>
      <w:r>
        <w:rPr>
          <w:rStyle w:val="NormalTok"/>
        </w:rPr>
        <w: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'&lt;b&gt;# Cell Tower&lt;/b&gt;</w:t>
      </w:r>
      <w:r>
        <w:rPr>
          <w:rStyle w:val="StringTok"/>
        </w:rPr>
        <w:t>&lt;br /&gt;'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 style="background: #b30000; opacity: 0.5"&gt;&lt;/i&gt;&lt;p&gt;19+&lt;/p&gt;'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 style="background: #e34a33; opacity: 0.5"&gt;&lt;/i&gt;&lt;p&gt;14-18&lt;/p&gt;'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 style="background: #fc8d59; opacity: 0.5"&gt;&lt;/i&gt;&lt;p&gt;11-13&lt;/p&gt;'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 style="background: #fdcc8a; opacity: 0.5"&gt;&lt;/i&gt;&lt;p&gt; 6-10&lt;/p&gt;'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 style="background: #fef0d9; opacity: 0.5"&gt;&lt;/i&gt;&lt;p&gt; 0- 5&lt;/p&gt;'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OperatorTok"/>
        </w:rPr>
        <w:t>=</w:t>
      </w:r>
      <w:r>
        <w:rPr>
          <w:rStyle w:val="NormalTok"/>
        </w:rPr>
        <w:t xml:space="preserve"> </w:t>
      </w:r>
      <w:r>
        <w:rPr>
          <w:rStyle w:val="StringTok"/>
        </w:rPr>
        <w:t>'&lt;hr&gt;&lt;b&gt;Company&lt;b&gt;&lt;br /&gt;'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src="img/ct1.png"&gt;&lt;p&gt; New Cingular&lt;/p&gt;'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src="img/ct2.png"&gt;&lt;p&gt; Cello&lt;/p&gt;'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src="img/ct3.png"&gt;&lt;p&gt; Hood River Cellular&lt;/p&gt;'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w:t>
      </w:r>
      <w:r>
        <w:rPr>
          <w:rStyle w:val="StringTok"/>
        </w:rPr>
        <w:t>img src="img/ct4.png"&gt;&lt;p&gt; Medford Cellular&lt;/p&gt;'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src="img/ct5.png"&gt;&lt;p&gt; Verizon&lt;/p&gt;'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src="img/ct6.png"&gt;&lt;p&gt; Oregon RSA&lt;/p&gt;'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src="img/ct7.png"&gt;&lt;p&gt; RSS MInnesota&lt;/p&gt;'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src="img/ct8.png"&gt;&lt;p&gt; Salem Cellular&lt;/p&gt;'</w:t>
      </w:r>
      <w:r>
        <w:rPr>
          <w:rStyle w:val="OperatorTok"/>
        </w:rPr>
        <w:t>;</w:t>
      </w:r>
      <w:r>
        <w:br/>
      </w:r>
      <w:r>
        <w:rPr>
          <w:rStyle w:val="NormalTok"/>
        </w:rPr>
        <w:t xml:space="preserve">    </w:t>
      </w:r>
      <w:r>
        <w:rPr>
          <w:rStyle w:val="VariableTok"/>
        </w:rPr>
        <w:t>div</w:t>
      </w:r>
      <w:r>
        <w:rPr>
          <w:rStyle w:val="NormalTok"/>
        </w:rPr>
        <w:t>.</w:t>
      </w:r>
      <w:r>
        <w:rPr>
          <w:rStyle w:val="AttributeTok"/>
        </w:rPr>
        <w:t>innerHTML</w:t>
      </w:r>
      <w:r>
        <w:rPr>
          <w:rStyle w:val="NormalTok"/>
        </w:rPr>
        <w:t xml:space="preserve"> </w:t>
      </w:r>
      <w:r>
        <w:rPr>
          <w:rStyle w:val="OperatorTok"/>
        </w:rPr>
        <w:t>+=</w:t>
      </w:r>
      <w:r>
        <w:rPr>
          <w:rStyle w:val="NormalTok"/>
        </w:rPr>
        <w:t xml:space="preserve"> </w:t>
      </w:r>
      <w:r>
        <w:rPr>
          <w:rStyle w:val="StringTok"/>
        </w:rPr>
        <w:t>'&lt;img src="img/ct9.png"&gt;&lt;p&gt; US Cellular&lt;/p&gt;'</w:t>
      </w:r>
      <w:r>
        <w:rPr>
          <w:rStyle w:val="OperatorTok"/>
        </w:rPr>
        <w:t>;</w:t>
      </w:r>
      <w:r>
        <w:br/>
      </w:r>
      <w:r>
        <w:rPr>
          <w:rStyle w:val="NormalTok"/>
        </w:rPr>
        <w:t xml:space="preserve">    </w:t>
      </w:r>
      <w:r>
        <w:rPr>
          <w:rStyle w:val="CommentTok"/>
        </w:rPr>
        <w:t>// Return the Legend div containing the HTML content</w:t>
      </w:r>
      <w:r>
        <w:br/>
      </w:r>
      <w:r>
        <w:rPr>
          <w:rStyle w:val="NormalTok"/>
        </w:rPr>
        <w:t xml:space="preserve">    </w:t>
      </w:r>
      <w:r>
        <w:rPr>
          <w:rStyle w:val="ControlFlowTok"/>
        </w:rPr>
        <w:t>return</w:t>
      </w:r>
      <w:r>
        <w:rPr>
          <w:rStyle w:val="NormalTok"/>
        </w:rPr>
        <w:t xml:space="preserve"> div</w:t>
      </w:r>
      <w:r>
        <w:rPr>
          <w:rStyle w:val="OperatorTok"/>
        </w:rPr>
        <w:t>;</w:t>
      </w:r>
      <w:r>
        <w:br/>
      </w:r>
      <w:r>
        <w:rPr>
          <w:rStyle w:val="OperatorTok"/>
        </w:rPr>
        <w:t>};</w:t>
      </w:r>
      <w:r>
        <w:br/>
      </w:r>
      <w:r>
        <w:br/>
      </w:r>
      <w:r>
        <w:rPr>
          <w:rStyle w:val="CommentTok"/>
        </w:rPr>
        <w:t>// Add Legend to Map</w:t>
      </w:r>
      <w:r>
        <w:br/>
      </w:r>
      <w:r>
        <w:rPr>
          <w:rStyle w:val="VariableTok"/>
        </w:rPr>
        <w:t>legend</w:t>
      </w:r>
      <w:r>
        <w:rPr>
          <w:rStyle w:val="NormalTok"/>
        </w:rPr>
        <w:t>.</w:t>
      </w:r>
      <w:r>
        <w:rPr>
          <w:rStyle w:val="AttributeTok"/>
        </w:rPr>
        <w:t>addTo</w:t>
      </w:r>
      <w:r>
        <w:rPr>
          <w:rStyle w:val="NormalTok"/>
        </w:rPr>
        <w:t>(mymap)</w:t>
      </w:r>
      <w:r>
        <w:rPr>
          <w:rStyle w:val="OperatorTok"/>
        </w:rPr>
        <w:t>;</w:t>
      </w:r>
    </w:p>
    <w:p w:rsidR="002C2992" w:rsidRDefault="00543FD4">
      <w:pPr>
        <w:pStyle w:val="FirstParagraph"/>
      </w:pPr>
      <w:r>
        <w:t>So, what</w:t>
      </w:r>
      <w:r>
        <w:t xml:space="preserve"> did we do here? First, we created an instance of a </w:t>
      </w:r>
      <w:r>
        <w:rPr>
          <w:b/>
        </w:rPr>
        <w:t>Leaflet Control object</w:t>
      </w:r>
      <w:r>
        <w:t>, calling it Legend, and used the position option to tell it to locate in the top right of our map. Next, we used the onAdd method of the control to run a function when the legend is</w:t>
      </w:r>
      <w:r>
        <w:t xml:space="preserve"> added. That function creates a new div in the DOM, giving it a class of legend. This will let us use CSS to </w:t>
      </w:r>
      <w:r>
        <w:lastRenderedPageBreak/>
        <w:t>style everything using the legend tag. In the newly created div, we are going to populate it with HTML by using a built-in JavaScript DOM method ca</w:t>
      </w:r>
      <w:r>
        <w:t>lled innerHTML. Using innerHTML allows us to change the content of the HTML and add to the legend div. Using the plus-equal += instead of equal = is the syntax for append. Everytime this is used, code following is appended to existing code. In this, we wri</w:t>
      </w:r>
      <w:r>
        <w:t>te the HTML we want to use in our legend. Note, the i tag represents our legend icons. Within the HTML, fill in the colors and ranges so that they match our data classfication. After the HTML is appended, return the div element. Lastly, add the legend to t</w:t>
      </w:r>
      <w:r>
        <w:t>he map.</w:t>
      </w:r>
    </w:p>
    <w:p w:rsidR="002C2992" w:rsidRDefault="00543FD4">
      <w:pPr>
        <w:pStyle w:val="BodyText"/>
      </w:pPr>
      <w:r>
        <w:rPr>
          <w:b/>
        </w:rPr>
        <w:t>Use CSS to Style</w:t>
      </w:r>
    </w:p>
    <w:p w:rsidR="002C2992" w:rsidRDefault="00543FD4">
      <w:pPr>
        <w:pStyle w:val="BodyText"/>
      </w:pPr>
      <w:r>
        <w:t>If we save and refresh, the items you see won't make much sense, we need to use CSS to give them placement and organization on the page. The following CSS code will style our elements. Enter it between the style tags in the head of</w:t>
      </w:r>
      <w:r>
        <w:t xml:space="preserve"> your HTML document. Like above, we'll then walk through what it does.</w:t>
      </w:r>
    </w:p>
    <w:p w:rsidR="002C2992" w:rsidRDefault="00543FD4">
      <w:pPr>
        <w:pStyle w:val="SourceCode"/>
      </w:pPr>
      <w:r>
        <w:rPr>
          <w:rStyle w:val="FloatTok"/>
        </w:rPr>
        <w:t>.legend</w:t>
      </w:r>
      <w:r>
        <w:rPr>
          <w:rStyle w:val="NormalTok"/>
        </w:rPr>
        <w:t xml:space="preserve"> </w:t>
      </w:r>
      <w:r>
        <w:rPr>
          <w:rStyle w:val="KeywordTok"/>
        </w:rPr>
        <w:t>{</w:t>
      </w:r>
      <w:r>
        <w:br/>
      </w:r>
      <w:r>
        <w:rPr>
          <w:rStyle w:val="NormalTok"/>
        </w:rPr>
        <w:t xml:space="preserve">    </w:t>
      </w:r>
      <w:r>
        <w:rPr>
          <w:rStyle w:val="KeywordTok"/>
        </w:rPr>
        <w:t>line-height:</w:t>
      </w:r>
      <w:r>
        <w:rPr>
          <w:rStyle w:val="NormalTok"/>
        </w:rPr>
        <w:t xml:space="preserve"> </w:t>
      </w:r>
      <w:r>
        <w:rPr>
          <w:rStyle w:val="DataTypeTok"/>
        </w:rPr>
        <w:t>16px</w:t>
      </w:r>
      <w:r>
        <w:rPr>
          <w:rStyle w:val="KeywordTok"/>
        </w:rPr>
        <w:t>;</w:t>
      </w:r>
      <w:r>
        <w:br/>
      </w:r>
      <w:r>
        <w:rPr>
          <w:rStyle w:val="NormalTok"/>
        </w:rPr>
        <w:t xml:space="preserve">    </w:t>
      </w:r>
      <w:r>
        <w:rPr>
          <w:rStyle w:val="KeywordTok"/>
        </w:rPr>
        <w:t>width:</w:t>
      </w:r>
      <w:r>
        <w:rPr>
          <w:rStyle w:val="NormalTok"/>
        </w:rPr>
        <w:t xml:space="preserve"> </w:t>
      </w:r>
      <w:r>
        <w:rPr>
          <w:rStyle w:val="DataTypeTok"/>
        </w:rPr>
        <w:t>130px</w:t>
      </w:r>
      <w:r>
        <w:rPr>
          <w:rStyle w:val="KeywordTok"/>
        </w:rPr>
        <w:t>;</w:t>
      </w:r>
      <w:r>
        <w:br/>
      </w:r>
      <w:r>
        <w:rPr>
          <w:rStyle w:val="NormalTok"/>
        </w:rPr>
        <w:t xml:space="preserve">    </w:t>
      </w:r>
      <w:r>
        <w:rPr>
          <w:rStyle w:val="KeywordTok"/>
        </w:rPr>
        <w:t>color:</w:t>
      </w:r>
      <w:r>
        <w:rPr>
          <w:rStyle w:val="NormalTok"/>
        </w:rPr>
        <w:t xml:space="preserve"> </w:t>
      </w:r>
      <w:r>
        <w:rPr>
          <w:rStyle w:val="DataTypeTok"/>
        </w:rPr>
        <w:t>#333333</w:t>
      </w:r>
      <w:r>
        <w:rPr>
          <w:rStyle w:val="KeywordTok"/>
        </w:rPr>
        <w:t>;</w:t>
      </w:r>
      <w:r>
        <w:br/>
      </w:r>
      <w:r>
        <w:rPr>
          <w:rStyle w:val="NormalTok"/>
        </w:rPr>
        <w:t xml:space="preserve">    </w:t>
      </w:r>
      <w:r>
        <w:rPr>
          <w:rStyle w:val="KeywordTok"/>
        </w:rPr>
        <w:t>font-family:</w:t>
      </w:r>
      <w:r>
        <w:rPr>
          <w:rStyle w:val="NormalTok"/>
        </w:rPr>
        <w:t xml:space="preserve"> </w:t>
      </w:r>
      <w:r>
        <w:rPr>
          <w:rStyle w:val="StringTok"/>
        </w:rPr>
        <w:t>'Open Sans'</w:t>
      </w:r>
      <w:r>
        <w:rPr>
          <w:rStyle w:val="NormalTok"/>
        </w:rPr>
        <w:t xml:space="preserve">, Helvetica, </w:t>
      </w:r>
      <w:r>
        <w:rPr>
          <w:rStyle w:val="DataTypeTok"/>
        </w:rPr>
        <w:t>sans-serif</w:t>
      </w:r>
      <w:r>
        <w:rPr>
          <w:rStyle w:val="KeywordTok"/>
        </w:rPr>
        <w:t>;</w:t>
      </w:r>
      <w:r>
        <w:br/>
      </w:r>
      <w:r>
        <w:rPr>
          <w:rStyle w:val="NormalTok"/>
        </w:rPr>
        <w:t xml:space="preserve">    </w:t>
      </w:r>
      <w:r>
        <w:rPr>
          <w:rStyle w:val="KeywordTok"/>
        </w:rPr>
        <w:t>padding:</w:t>
      </w:r>
      <w:r>
        <w:rPr>
          <w:rStyle w:val="NormalTok"/>
        </w:rPr>
        <w:t xml:space="preserve"> </w:t>
      </w:r>
      <w:r>
        <w:rPr>
          <w:rStyle w:val="DataTypeTok"/>
        </w:rPr>
        <w:t>6px</w:t>
      </w:r>
      <w:r>
        <w:rPr>
          <w:rStyle w:val="NormalTok"/>
        </w:rPr>
        <w:t xml:space="preserve"> </w:t>
      </w:r>
      <w:r>
        <w:rPr>
          <w:rStyle w:val="DataTypeTok"/>
        </w:rPr>
        <w:t>8px</w:t>
      </w:r>
      <w:r>
        <w:rPr>
          <w:rStyle w:val="KeywordTok"/>
        </w:rPr>
        <w:t>;</w:t>
      </w:r>
      <w:r>
        <w:br/>
      </w:r>
      <w:r>
        <w:rPr>
          <w:rStyle w:val="NormalTok"/>
        </w:rPr>
        <w:t xml:space="preserve">    </w:t>
      </w:r>
      <w:r>
        <w:rPr>
          <w:rStyle w:val="KeywordTok"/>
        </w:rPr>
        <w:t>background:</w:t>
      </w:r>
      <w:r>
        <w:rPr>
          <w:rStyle w:val="NormalTok"/>
        </w:rPr>
        <w:t xml:space="preserve"> </w:t>
      </w:r>
      <w:r>
        <w:rPr>
          <w:rStyle w:val="DataTypeTok"/>
        </w:rPr>
        <w:t>white</w:t>
      </w:r>
      <w:r>
        <w:rPr>
          <w:rStyle w:val="KeywordTok"/>
        </w:rPr>
        <w:t>;</w:t>
      </w:r>
      <w:r>
        <w:br/>
      </w:r>
      <w:r>
        <w:rPr>
          <w:rStyle w:val="NormalTok"/>
        </w:rPr>
        <w:t xml:space="preserve">    </w:t>
      </w:r>
      <w:r>
        <w:rPr>
          <w:rStyle w:val="KeywordTok"/>
        </w:rPr>
        <w:t>background:</w:t>
      </w:r>
      <w:r>
        <w:rPr>
          <w:rStyle w:val="NormalTok"/>
        </w:rPr>
        <w:t xml:space="preserve"> </w:t>
      </w:r>
      <w:r>
        <w:rPr>
          <w:rStyle w:val="DataTypeTok"/>
        </w:rPr>
        <w:t>rgba(255</w:t>
      </w:r>
      <w:r>
        <w:rPr>
          <w:rStyle w:val="NormalTok"/>
        </w:rPr>
        <w:t>,</w:t>
      </w:r>
      <w:r>
        <w:rPr>
          <w:rStyle w:val="DataTypeTok"/>
        </w:rPr>
        <w:t>255</w:t>
      </w:r>
      <w:r>
        <w:rPr>
          <w:rStyle w:val="NormalTok"/>
        </w:rPr>
        <w:t>,</w:t>
      </w:r>
      <w:r>
        <w:rPr>
          <w:rStyle w:val="DataTypeTok"/>
        </w:rPr>
        <w:t>255</w:t>
      </w:r>
      <w:r>
        <w:rPr>
          <w:rStyle w:val="NormalTok"/>
        </w:rPr>
        <w:t>,</w:t>
      </w:r>
      <w:r>
        <w:rPr>
          <w:rStyle w:val="DataTypeTok"/>
        </w:rPr>
        <w:t>0.5)</w:t>
      </w:r>
      <w:r>
        <w:rPr>
          <w:rStyle w:val="KeywordTok"/>
        </w:rPr>
        <w:t>;</w:t>
      </w:r>
      <w:r>
        <w:br/>
      </w:r>
      <w:r>
        <w:rPr>
          <w:rStyle w:val="NormalTok"/>
        </w:rPr>
        <w:t xml:space="preserve">    </w:t>
      </w:r>
      <w:r>
        <w:rPr>
          <w:rStyle w:val="KeywordTok"/>
        </w:rPr>
        <w:t>box-shadow:</w:t>
      </w:r>
      <w:r>
        <w:rPr>
          <w:rStyle w:val="NormalTok"/>
        </w:rPr>
        <w:t xml:space="preserve"> </w:t>
      </w:r>
      <w:r>
        <w:rPr>
          <w:rStyle w:val="DataTypeTok"/>
        </w:rPr>
        <w:t>0</w:t>
      </w:r>
      <w:r>
        <w:rPr>
          <w:rStyle w:val="NormalTok"/>
        </w:rPr>
        <w:t xml:space="preserve"> </w:t>
      </w:r>
      <w:r>
        <w:rPr>
          <w:rStyle w:val="DataTypeTok"/>
        </w:rPr>
        <w:t>0</w:t>
      </w:r>
      <w:r>
        <w:rPr>
          <w:rStyle w:val="NormalTok"/>
        </w:rPr>
        <w:t xml:space="preserve"> </w:t>
      </w:r>
      <w:r>
        <w:rPr>
          <w:rStyle w:val="DataTypeTok"/>
        </w:rPr>
        <w:t>15px</w:t>
      </w:r>
      <w:r>
        <w:rPr>
          <w:rStyle w:val="NormalTok"/>
        </w:rPr>
        <w:t xml:space="preserve"> </w:t>
      </w:r>
      <w:r>
        <w:rPr>
          <w:rStyle w:val="DataTypeTok"/>
        </w:rPr>
        <w:t>rgba(0</w:t>
      </w:r>
      <w:r>
        <w:rPr>
          <w:rStyle w:val="NormalTok"/>
        </w:rPr>
        <w:t>,</w:t>
      </w:r>
      <w:r>
        <w:rPr>
          <w:rStyle w:val="DataTypeTok"/>
        </w:rPr>
        <w:t>0</w:t>
      </w:r>
      <w:r>
        <w:rPr>
          <w:rStyle w:val="NormalTok"/>
        </w:rPr>
        <w:t>,</w:t>
      </w:r>
      <w:r>
        <w:rPr>
          <w:rStyle w:val="DataTypeTok"/>
        </w:rPr>
        <w:t>0</w:t>
      </w:r>
      <w:r>
        <w:rPr>
          <w:rStyle w:val="NormalTok"/>
        </w:rPr>
        <w:t>,</w:t>
      </w:r>
      <w:r>
        <w:rPr>
          <w:rStyle w:val="DataTypeTok"/>
        </w:rPr>
        <w:t>0.2)</w:t>
      </w:r>
      <w:r>
        <w:rPr>
          <w:rStyle w:val="KeywordTok"/>
        </w:rPr>
        <w:t>;</w:t>
      </w:r>
      <w:r>
        <w:br/>
      </w:r>
      <w:r>
        <w:rPr>
          <w:rStyle w:val="NormalTok"/>
        </w:rPr>
        <w:t xml:space="preserve">    </w:t>
      </w:r>
      <w:r>
        <w:rPr>
          <w:rStyle w:val="KeywordTok"/>
        </w:rPr>
        <w:t>border-radius:</w:t>
      </w:r>
      <w:r>
        <w:rPr>
          <w:rStyle w:val="NormalTok"/>
        </w:rPr>
        <w:t xml:space="preserve"> </w:t>
      </w:r>
      <w:r>
        <w:rPr>
          <w:rStyle w:val="DataTypeTok"/>
        </w:rPr>
        <w:t>5px</w:t>
      </w:r>
      <w:r>
        <w:rPr>
          <w:rStyle w:val="KeywordTok"/>
        </w:rPr>
        <w:t>;</w:t>
      </w:r>
      <w:r>
        <w:br/>
      </w:r>
      <w:r>
        <w:rPr>
          <w:rStyle w:val="KeywordTok"/>
        </w:rPr>
        <w:t>}</w:t>
      </w:r>
      <w:r>
        <w:br/>
      </w:r>
      <w:r>
        <w:br/>
      </w:r>
      <w:r>
        <w:rPr>
          <w:rStyle w:val="FloatTok"/>
        </w:rPr>
        <w:t>.legend</w:t>
      </w:r>
      <w:r>
        <w:rPr>
          <w:rStyle w:val="NormalTok"/>
        </w:rPr>
        <w:t xml:space="preserve"> i </w:t>
      </w:r>
      <w:r>
        <w:rPr>
          <w:rStyle w:val="KeywordTok"/>
        </w:rPr>
        <w:t>{</w:t>
      </w:r>
      <w:r>
        <w:br/>
      </w:r>
      <w:r>
        <w:rPr>
          <w:rStyle w:val="NormalTok"/>
        </w:rPr>
        <w:t xml:space="preserve">    </w:t>
      </w:r>
      <w:r>
        <w:rPr>
          <w:rStyle w:val="KeywordTok"/>
        </w:rPr>
        <w:t>width:</w:t>
      </w:r>
      <w:r>
        <w:rPr>
          <w:rStyle w:val="NormalTok"/>
        </w:rPr>
        <w:t xml:space="preserve"> </w:t>
      </w:r>
      <w:r>
        <w:rPr>
          <w:rStyle w:val="DataTypeTok"/>
        </w:rPr>
        <w:t>16px</w:t>
      </w:r>
      <w:r>
        <w:rPr>
          <w:rStyle w:val="KeywordTok"/>
        </w:rPr>
        <w:t>;</w:t>
      </w:r>
      <w:r>
        <w:br/>
      </w:r>
      <w:r>
        <w:rPr>
          <w:rStyle w:val="NormalTok"/>
        </w:rPr>
        <w:t xml:space="preserve">    </w:t>
      </w:r>
      <w:r>
        <w:rPr>
          <w:rStyle w:val="KeywordTok"/>
        </w:rPr>
        <w:t>height:</w:t>
      </w:r>
      <w:r>
        <w:rPr>
          <w:rStyle w:val="NormalTok"/>
        </w:rPr>
        <w:t xml:space="preserve"> </w:t>
      </w:r>
      <w:r>
        <w:rPr>
          <w:rStyle w:val="DataTypeTok"/>
        </w:rPr>
        <w:t>16px</w:t>
      </w:r>
      <w:r>
        <w:rPr>
          <w:rStyle w:val="KeywordTok"/>
        </w:rPr>
        <w:t>;</w:t>
      </w:r>
      <w:r>
        <w:br/>
      </w:r>
      <w:r>
        <w:rPr>
          <w:rStyle w:val="NormalTok"/>
        </w:rPr>
        <w:t xml:space="preserve">    </w:t>
      </w:r>
      <w:r>
        <w:rPr>
          <w:rStyle w:val="KeywordTok"/>
        </w:rPr>
        <w:t>float:</w:t>
      </w:r>
      <w:r>
        <w:rPr>
          <w:rStyle w:val="NormalTok"/>
        </w:rPr>
        <w:t xml:space="preserve"> </w:t>
      </w:r>
      <w:r>
        <w:rPr>
          <w:rStyle w:val="DataTypeTok"/>
        </w:rPr>
        <w:t>left</w:t>
      </w:r>
      <w:r>
        <w:rPr>
          <w:rStyle w:val="KeywordTok"/>
        </w:rPr>
        <w:t>;</w:t>
      </w:r>
      <w:r>
        <w:br/>
      </w:r>
      <w:r>
        <w:rPr>
          <w:rStyle w:val="NormalTok"/>
        </w:rPr>
        <w:t xml:space="preserve">    </w:t>
      </w:r>
      <w:r>
        <w:rPr>
          <w:rStyle w:val="KeywordTok"/>
        </w:rPr>
        <w:t>margin-right:</w:t>
      </w:r>
      <w:r>
        <w:rPr>
          <w:rStyle w:val="NormalTok"/>
        </w:rPr>
        <w:t xml:space="preserve"> </w:t>
      </w:r>
      <w:r>
        <w:rPr>
          <w:rStyle w:val="DataTypeTok"/>
        </w:rPr>
        <w:t>8px</w:t>
      </w:r>
      <w:r>
        <w:rPr>
          <w:rStyle w:val="KeywordTok"/>
        </w:rPr>
        <w:t>;</w:t>
      </w:r>
      <w:r>
        <w:br/>
      </w:r>
      <w:r>
        <w:rPr>
          <w:rStyle w:val="NormalTok"/>
        </w:rPr>
        <w:t xml:space="preserve">    </w:t>
      </w:r>
      <w:r>
        <w:rPr>
          <w:rStyle w:val="KeywordTok"/>
        </w:rPr>
        <w:t>opacity:</w:t>
      </w:r>
      <w:r>
        <w:rPr>
          <w:rStyle w:val="NormalTok"/>
        </w:rPr>
        <w:t xml:space="preserve"> </w:t>
      </w:r>
      <w:r>
        <w:rPr>
          <w:rStyle w:val="DataTypeTok"/>
        </w:rPr>
        <w:t>0.9</w:t>
      </w:r>
      <w:r>
        <w:rPr>
          <w:rStyle w:val="KeywordTok"/>
        </w:rPr>
        <w:t>;</w:t>
      </w:r>
      <w:r>
        <w:br/>
      </w:r>
      <w:r>
        <w:rPr>
          <w:rStyle w:val="KeywordTok"/>
        </w:rPr>
        <w:t>}</w:t>
      </w:r>
      <w:r>
        <w:br/>
      </w:r>
      <w:r>
        <w:br/>
      </w:r>
      <w:r>
        <w:rPr>
          <w:rStyle w:val="FloatTok"/>
        </w:rPr>
        <w:t>.legend</w:t>
      </w:r>
      <w:r>
        <w:rPr>
          <w:rStyle w:val="NormalTok"/>
        </w:rPr>
        <w:t xml:space="preserve"> img </w:t>
      </w:r>
      <w:r>
        <w:rPr>
          <w:rStyle w:val="KeywordTok"/>
        </w:rPr>
        <w:t>{</w:t>
      </w:r>
      <w:r>
        <w:br/>
      </w:r>
      <w:r>
        <w:rPr>
          <w:rStyle w:val="NormalTok"/>
        </w:rPr>
        <w:t xml:space="preserve">    </w:t>
      </w:r>
      <w:r>
        <w:rPr>
          <w:rStyle w:val="KeywordTok"/>
        </w:rPr>
        <w:t>width:</w:t>
      </w:r>
      <w:r>
        <w:rPr>
          <w:rStyle w:val="NormalTok"/>
        </w:rPr>
        <w:t xml:space="preserve"> </w:t>
      </w:r>
      <w:r>
        <w:rPr>
          <w:rStyle w:val="DataTypeTok"/>
        </w:rPr>
        <w:t>16px</w:t>
      </w:r>
      <w:r>
        <w:rPr>
          <w:rStyle w:val="KeywordTok"/>
        </w:rPr>
        <w:t>;</w:t>
      </w:r>
      <w:r>
        <w:br/>
      </w:r>
      <w:r>
        <w:rPr>
          <w:rStyle w:val="NormalTok"/>
        </w:rPr>
        <w:t xml:space="preserve">    </w:t>
      </w:r>
      <w:r>
        <w:rPr>
          <w:rStyle w:val="KeywordTok"/>
        </w:rPr>
        <w:t>height:</w:t>
      </w:r>
      <w:r>
        <w:rPr>
          <w:rStyle w:val="NormalTok"/>
        </w:rPr>
        <w:t xml:space="preserve"> </w:t>
      </w:r>
      <w:r>
        <w:rPr>
          <w:rStyle w:val="DataTypeTok"/>
        </w:rPr>
        <w:t>16px</w:t>
      </w:r>
      <w:r>
        <w:rPr>
          <w:rStyle w:val="KeywordTok"/>
        </w:rPr>
        <w:t>;</w:t>
      </w:r>
      <w:r>
        <w:br/>
      </w:r>
      <w:r>
        <w:rPr>
          <w:rStyle w:val="NormalTok"/>
        </w:rPr>
        <w:t xml:space="preserve">    </w:t>
      </w:r>
      <w:r>
        <w:rPr>
          <w:rStyle w:val="KeywordTok"/>
        </w:rPr>
        <w:t>margin-right:</w:t>
      </w:r>
      <w:r>
        <w:rPr>
          <w:rStyle w:val="NormalTok"/>
        </w:rPr>
        <w:t xml:space="preserve"> </w:t>
      </w:r>
      <w:r>
        <w:rPr>
          <w:rStyle w:val="DataTypeTok"/>
        </w:rPr>
        <w:t>3px</w:t>
      </w:r>
      <w:r>
        <w:rPr>
          <w:rStyle w:val="KeywordTok"/>
        </w:rPr>
        <w:t>;</w:t>
      </w:r>
      <w:r>
        <w:br/>
      </w:r>
      <w:r>
        <w:rPr>
          <w:rStyle w:val="NormalTok"/>
        </w:rPr>
        <w:t xml:space="preserve">    </w:t>
      </w:r>
      <w:r>
        <w:rPr>
          <w:rStyle w:val="KeywordTok"/>
        </w:rPr>
        <w:t>float:</w:t>
      </w:r>
      <w:r>
        <w:rPr>
          <w:rStyle w:val="NormalTok"/>
        </w:rPr>
        <w:t xml:space="preserve"> </w:t>
      </w:r>
      <w:r>
        <w:rPr>
          <w:rStyle w:val="DataTypeTok"/>
        </w:rPr>
        <w:t>left</w:t>
      </w:r>
      <w:r>
        <w:rPr>
          <w:rStyle w:val="KeywordTok"/>
        </w:rPr>
        <w:t>;</w:t>
      </w:r>
      <w:r>
        <w:br/>
      </w:r>
      <w:r>
        <w:rPr>
          <w:rStyle w:val="KeywordTok"/>
        </w:rPr>
        <w:t>}</w:t>
      </w:r>
      <w:r>
        <w:br/>
      </w:r>
      <w:r>
        <w:br/>
      </w:r>
      <w:r>
        <w:rPr>
          <w:rStyle w:val="FloatTok"/>
        </w:rPr>
        <w:t>.legend</w:t>
      </w:r>
      <w:r>
        <w:rPr>
          <w:rStyle w:val="NormalTok"/>
        </w:rPr>
        <w:t xml:space="preserve"> p </w:t>
      </w:r>
      <w:r>
        <w:rPr>
          <w:rStyle w:val="KeywordTok"/>
        </w:rPr>
        <w:t>{</w:t>
      </w:r>
      <w:r>
        <w:br/>
      </w:r>
      <w:r>
        <w:rPr>
          <w:rStyle w:val="NormalTok"/>
        </w:rPr>
        <w:t xml:space="preserve">    </w:t>
      </w:r>
      <w:r>
        <w:rPr>
          <w:rStyle w:val="KeywordTok"/>
        </w:rPr>
        <w:t>font-size:</w:t>
      </w:r>
      <w:r>
        <w:rPr>
          <w:rStyle w:val="NormalTok"/>
        </w:rPr>
        <w:t xml:space="preserve"> </w:t>
      </w:r>
      <w:r>
        <w:rPr>
          <w:rStyle w:val="DataTypeTok"/>
        </w:rPr>
        <w:t>12px</w:t>
      </w:r>
      <w:r>
        <w:rPr>
          <w:rStyle w:val="KeywordTok"/>
        </w:rPr>
        <w:t>;</w:t>
      </w:r>
      <w:r>
        <w:br/>
      </w:r>
      <w:r>
        <w:rPr>
          <w:rStyle w:val="NormalTok"/>
        </w:rPr>
        <w:t xml:space="preserve">    </w:t>
      </w:r>
      <w:r>
        <w:rPr>
          <w:rStyle w:val="KeywordTok"/>
        </w:rPr>
        <w:t>line-height:</w:t>
      </w:r>
      <w:r>
        <w:rPr>
          <w:rStyle w:val="NormalTok"/>
        </w:rPr>
        <w:t xml:space="preserve"> </w:t>
      </w:r>
      <w:r>
        <w:rPr>
          <w:rStyle w:val="DataTypeTok"/>
        </w:rPr>
        <w:t>16px</w:t>
      </w:r>
      <w:r>
        <w:rPr>
          <w:rStyle w:val="KeywordTok"/>
        </w:rPr>
        <w:t>;</w:t>
      </w:r>
      <w:r>
        <w:br/>
      </w:r>
      <w:r>
        <w:rPr>
          <w:rStyle w:val="NormalTok"/>
        </w:rPr>
        <w:t xml:space="preserve">    </w:t>
      </w:r>
      <w:r>
        <w:rPr>
          <w:rStyle w:val="KeywordTok"/>
        </w:rPr>
        <w:t>margin:</w:t>
      </w:r>
      <w:r>
        <w:rPr>
          <w:rStyle w:val="NormalTok"/>
        </w:rPr>
        <w:t xml:space="preserve"> </w:t>
      </w:r>
      <w:r>
        <w:rPr>
          <w:rStyle w:val="DataTypeTok"/>
        </w:rPr>
        <w:t>0</w:t>
      </w:r>
      <w:r>
        <w:rPr>
          <w:rStyle w:val="KeywordTok"/>
        </w:rPr>
        <w:t>;</w:t>
      </w:r>
      <w:r>
        <w:br/>
      </w:r>
      <w:r>
        <w:rPr>
          <w:rStyle w:val="KeywordTok"/>
        </w:rPr>
        <w:t>}</w:t>
      </w:r>
    </w:p>
    <w:p w:rsidR="002C2992" w:rsidRDefault="00543FD4">
      <w:pPr>
        <w:pStyle w:val="FirstParagraph"/>
      </w:pPr>
      <w:r>
        <w:lastRenderedPageBreak/>
        <w:t>First, we set properties for the legend</w:t>
      </w:r>
      <w:del w:id="28" w:author="Andy" w:date="2017-01-24T16:42:00Z">
        <w:r w:rsidDel="00D116FC">
          <w:delText xml:space="preserve"> on the whole</w:delText>
        </w:r>
      </w:del>
      <w:r>
        <w:t xml:space="preserve"> using </w:t>
      </w:r>
      <w:r>
        <w:rPr>
          <w:rStyle w:val="VerbatimChar"/>
        </w:rPr>
        <w:t>.legend</w:t>
      </w:r>
      <w:r>
        <w:t xml:space="preserve"> to style the legend class. We set a line height, color, font, padding, backgr</w:t>
      </w:r>
      <w:r>
        <w:t>ound, drop shadow, and border corner radius. Next we set our icon (i) tag, this should be set to float: left; so that elements will align into columns, then we set properties for the image (img) tag, making them the same size and giving them the same float</w:t>
      </w:r>
      <w:r>
        <w:t xml:space="preserve"> as the icons. Lastly, we style our paragraph tag (p), making sure line-height is consistent with the others. Save and refresh your map. You should see your styled legend applied to your map.</w:t>
      </w:r>
    </w:p>
    <w:p w:rsidR="002C2992" w:rsidRDefault="00543FD4">
      <w:pPr>
        <w:pStyle w:val="BodyText"/>
      </w:pPr>
      <w:r>
        <w:t>This is not the only way to create a legend. An alternative meth</w:t>
      </w:r>
      <w:r>
        <w:t xml:space="preserve">od uses a For loop conditional statement to add legend elements based on the number of data classification categories you have. A </w:t>
      </w:r>
      <w:hyperlink r:id="rId15" w:anchor="custom-legend-control">
        <w:r>
          <w:rPr>
            <w:rStyle w:val="Hyperlink"/>
          </w:rPr>
          <w:t>legend section of the choropleth t</w:t>
        </w:r>
        <w:r>
          <w:rPr>
            <w:rStyle w:val="Hyperlink"/>
          </w:rPr>
          <w:t>utorial</w:t>
        </w:r>
      </w:hyperlink>
      <w:r>
        <w:t xml:space="preserve"> at the Leaflet homepage shows this, take a look.</w:t>
      </w:r>
    </w:p>
    <w:p w:rsidR="002C2992" w:rsidRDefault="00543FD4">
      <w:pPr>
        <w:pStyle w:val="Heading3"/>
      </w:pPr>
      <w:bookmarkStart w:id="29" w:name="header-c198"/>
      <w:bookmarkEnd w:id="29"/>
      <w:r>
        <w:t>4.2 Add a Scale Bar</w:t>
      </w:r>
    </w:p>
    <w:p w:rsidR="002C2992" w:rsidRDefault="00543FD4">
      <w:pPr>
        <w:pStyle w:val="FirstParagraph"/>
      </w:pPr>
      <w:r>
        <w:t>The Leaflet Control object allows you to add a number of elements, including attribution and zoom controls. One easy component to add is a scale bar. In your script, enter the fol</w:t>
      </w:r>
      <w:r>
        <w:t>lowing line to add a scale bar to your map.</w:t>
      </w:r>
    </w:p>
    <w:p w:rsidR="002C2992" w:rsidRDefault="00543FD4">
      <w:pPr>
        <w:pStyle w:val="SourceCode"/>
      </w:pPr>
      <w:r>
        <w:rPr>
          <w:rStyle w:val="CommentTok"/>
        </w:rPr>
        <w:t>// Add Scale Bar to Map</w:t>
      </w:r>
      <w:r>
        <w:br/>
      </w:r>
      <w:r>
        <w:rPr>
          <w:rStyle w:val="VariableTok"/>
        </w:rPr>
        <w:t>L</w:t>
      </w:r>
      <w:r>
        <w:rPr>
          <w:rStyle w:val="NormalTok"/>
        </w:rPr>
        <w:t>.</w:t>
      </w:r>
      <w:r>
        <w:rPr>
          <w:rStyle w:val="VariableTok"/>
        </w:rPr>
        <w:t>control</w:t>
      </w:r>
      <w:r>
        <w:rPr>
          <w:rStyle w:val="NormalTok"/>
        </w:rPr>
        <w:t>.</w:t>
      </w:r>
      <w:r>
        <w:rPr>
          <w:rStyle w:val="AttributeTok"/>
        </w:rPr>
        <w:t>scale</w:t>
      </w:r>
      <w:r>
        <w:rPr>
          <w:rStyle w:val="NormalTok"/>
        </w:rPr>
        <w:t>(</w:t>
      </w:r>
      <w:r>
        <w:rPr>
          <w:rStyle w:val="OperatorTok"/>
        </w:rPr>
        <w:t>{</w:t>
      </w:r>
      <w:r>
        <w:rPr>
          <w:rStyle w:val="DataTypeTok"/>
        </w:rPr>
        <w:t>position</w:t>
      </w:r>
      <w:r>
        <w:rPr>
          <w:rStyle w:val="OperatorTok"/>
        </w:rPr>
        <w:t>:</w:t>
      </w:r>
      <w:r>
        <w:rPr>
          <w:rStyle w:val="NormalTok"/>
        </w:rPr>
        <w:t xml:space="preserve"> </w:t>
      </w:r>
      <w:r>
        <w:rPr>
          <w:rStyle w:val="StringTok"/>
        </w:rPr>
        <w:t>'bottomleft'</w:t>
      </w:r>
      <w:r>
        <w:rPr>
          <w:rStyle w:val="OperatorTok"/>
        </w:rPr>
        <w:t>}</w:t>
      </w:r>
      <w:r>
        <w:rPr>
          <w:rStyle w:val="NormalTok"/>
        </w:rPr>
        <w:t>).</w:t>
      </w:r>
      <w:r>
        <w:rPr>
          <w:rStyle w:val="AttributeTok"/>
        </w:rPr>
        <w:t>addTo</w:t>
      </w:r>
      <w:r>
        <w:rPr>
          <w:rStyle w:val="NormalTok"/>
        </w:rPr>
        <w:t>(map)</w:t>
      </w:r>
      <w:r>
        <w:rPr>
          <w:rStyle w:val="OperatorTok"/>
        </w:rPr>
        <w:t>;</w:t>
      </w:r>
    </w:p>
    <w:p w:rsidR="002C2992" w:rsidRDefault="00543FD4">
      <w:pPr>
        <w:pStyle w:val="FirstParagraph"/>
      </w:pPr>
      <w:r>
        <w:t xml:space="preserve">Save and refresh. </w:t>
      </w:r>
      <w:del w:id="30" w:author="Andy" w:date="2017-01-24T16:44:00Z">
        <w:r w:rsidDel="00D116FC">
          <w:delText>The current state of our map.</w:delText>
        </w:r>
      </w:del>
      <w:ins w:id="31" w:author="Andy" w:date="2017-01-24T16:44:00Z">
        <w:r w:rsidR="00D116FC">
          <w:t xml:space="preserve"> (did you want to have a screenshot of the current map here?)</w:t>
        </w:r>
      </w:ins>
    </w:p>
    <w:p w:rsidR="002C2992" w:rsidRDefault="00543FD4">
      <w:pPr>
        <w:pStyle w:val="Heading2"/>
      </w:pPr>
      <w:bookmarkStart w:id="32" w:name="header-c204"/>
      <w:bookmarkEnd w:id="32"/>
      <w:r>
        <w:t>5. Style your Interface</w:t>
      </w:r>
    </w:p>
    <w:p w:rsidR="002C2992" w:rsidRDefault="00543FD4">
      <w:pPr>
        <w:pStyle w:val="FirstParagraph"/>
      </w:pPr>
      <w:r>
        <w:t>Let's finish today with some interface customization. Let's just do two simple things to further customize our interface, change the font, and right justify the credits.</w:t>
      </w:r>
    </w:p>
    <w:p w:rsidR="002C2992" w:rsidRDefault="00543FD4">
      <w:pPr>
        <w:pStyle w:val="BodyText"/>
      </w:pPr>
      <w:r>
        <w:rPr>
          <w:b/>
        </w:rPr>
        <w:t>Change the Fonts</w:t>
      </w:r>
    </w:p>
    <w:p w:rsidR="002C2992" w:rsidRDefault="00543FD4">
      <w:pPr>
        <w:pStyle w:val="BodyText"/>
      </w:pPr>
      <w:r>
        <w:t>Choosing fonts is an important part of cartography, and an often overlooked one. Right now, our map uses the default Browser font, usually Times New Roman. To edit fonts, we want to style CSS. In CSS, there are a lot of options for fonts, for more reading,</w:t>
      </w:r>
      <w:r>
        <w:t xml:space="preserve"> check out the </w:t>
      </w:r>
      <w:hyperlink r:id="rId16">
        <w:r>
          <w:rPr>
            <w:rStyle w:val="Hyperlink"/>
          </w:rPr>
          <w:t>w3schools font documentation</w:t>
        </w:r>
      </w:hyperlink>
      <w:r>
        <w:t>.</w:t>
      </w:r>
    </w:p>
    <w:p w:rsidR="002C2992" w:rsidRDefault="00543FD4">
      <w:pPr>
        <w:pStyle w:val="BodyText"/>
      </w:pPr>
      <w:r>
        <w:t>Traditionally, a font is loaded into your page only if you have it on your computer. This presents a problem though, if someone doesn't have the font,</w:t>
      </w:r>
      <w:r>
        <w:t xml:space="preserve"> it will change the page to use secondary or default fonts. In order to ensure that every visitor</w:t>
      </w:r>
      <w:ins w:id="33" w:author="Andy" w:date="2017-01-24T16:45:00Z">
        <w:r w:rsidR="00D116FC">
          <w:t>’</w:t>
        </w:r>
      </w:ins>
      <w:r>
        <w:t>s computer display the same, you can link to online font libraries. A common, useful online font library is Google Fonts. Google fonts can be added to any site</w:t>
      </w:r>
      <w:r>
        <w:t xml:space="preserve">, and since you link to the style, you don't have to worry about the user not having the font installed on their computer. Check out the Google Font library and explore their options. Let's link a common web font called Open Sans to our document so we can </w:t>
      </w:r>
      <w:r>
        <w:t>use it. To link it to our document, enter the following line of code into the head section of your document. It should go right after your stylesheets.</w:t>
      </w:r>
    </w:p>
    <w:p w:rsidR="002C2992" w:rsidRDefault="00543FD4">
      <w:pPr>
        <w:pStyle w:val="SourceCode"/>
      </w:pPr>
      <w:r>
        <w:rPr>
          <w:rStyle w:val="KeywordTok"/>
        </w:rPr>
        <w:t>&lt;head&gt;</w:t>
      </w:r>
      <w:r>
        <w:rPr>
          <w:rStyle w:val="NormalTok"/>
        </w:rPr>
        <w:t>...</w:t>
      </w:r>
      <w:r>
        <w:br/>
      </w:r>
      <w:r>
        <w:rPr>
          <w:rStyle w:val="KeywordTok"/>
        </w:rPr>
        <w:t>&lt;link</w:t>
      </w:r>
      <w:r>
        <w:rPr>
          <w:rStyle w:val="OtherTok"/>
        </w:rPr>
        <w:t xml:space="preserve"> href=</w:t>
      </w:r>
      <w:r>
        <w:rPr>
          <w:rStyle w:val="StringTok"/>
        </w:rPr>
        <w:t>'http://fonts.googleapis.com/css?family=Open+Sans'</w:t>
      </w:r>
      <w:r>
        <w:rPr>
          <w:rStyle w:val="OtherTok"/>
        </w:rPr>
        <w:t xml:space="preserve"> rel=</w:t>
      </w:r>
      <w:r>
        <w:rPr>
          <w:rStyle w:val="StringTok"/>
        </w:rPr>
        <w:t>'stylesheet</w:t>
      </w:r>
      <w:r>
        <w:rPr>
          <w:rStyle w:val="StringTok"/>
        </w:rPr>
        <w:lastRenderedPageBreak/>
        <w:t>'</w:t>
      </w:r>
      <w:r>
        <w:rPr>
          <w:rStyle w:val="OtherTok"/>
        </w:rPr>
        <w:t xml:space="preserve"> type=</w:t>
      </w:r>
      <w:r>
        <w:rPr>
          <w:rStyle w:val="StringTok"/>
        </w:rPr>
        <w:t>'text/css'</w:t>
      </w:r>
      <w:r>
        <w:rPr>
          <w:rStyle w:val="KeywordTok"/>
        </w:rPr>
        <w:t>&gt;</w:t>
      </w:r>
      <w:r>
        <w:br/>
      </w:r>
      <w:r>
        <w:rPr>
          <w:rStyle w:val="NormalTok"/>
        </w:rPr>
        <w:t>...</w:t>
      </w:r>
      <w:r>
        <w:rPr>
          <w:rStyle w:val="KeywordTok"/>
        </w:rPr>
        <w:t>&lt;/head&gt;</w:t>
      </w:r>
    </w:p>
    <w:p w:rsidR="002C2992" w:rsidRDefault="00543FD4">
      <w:pPr>
        <w:pStyle w:val="FirstParagraph"/>
      </w:pPr>
      <w:r>
        <w:t>Next, to style all text in our document with the Open Sans font, modify the body tag in the CSS (the code between the style tags). Modify the body CSS properties to look like the following, adding a font-family property after margin.</w:t>
      </w:r>
    </w:p>
    <w:p w:rsidR="002C2992" w:rsidRDefault="00543FD4">
      <w:pPr>
        <w:pStyle w:val="SourceCode"/>
      </w:pPr>
      <w:r>
        <w:rPr>
          <w:rStyle w:val="NormalTok"/>
        </w:rPr>
        <w:t>body {</w:t>
      </w:r>
      <w:r>
        <w:br/>
      </w:r>
      <w:r>
        <w:rPr>
          <w:rStyle w:val="NormalTok"/>
        </w:rPr>
        <w:t xml:space="preserve">  </w:t>
      </w:r>
      <w:r>
        <w:rPr>
          <w:rStyle w:val="NormalTok"/>
        </w:rPr>
        <w:t xml:space="preserve">  margin: 0px;</w:t>
      </w:r>
      <w:r>
        <w:br/>
      </w:r>
      <w:r>
        <w:rPr>
          <w:rStyle w:val="NormalTok"/>
        </w:rPr>
        <w:t xml:space="preserve">    font-family: 'Open Sans', Helvetica, sans-serif;</w:t>
      </w:r>
      <w:r>
        <w:br/>
      </w:r>
      <w:r>
        <w:rPr>
          <w:rStyle w:val="NormalTok"/>
        </w:rPr>
        <w:t>}</w:t>
      </w:r>
    </w:p>
    <w:p w:rsidR="002C2992" w:rsidRDefault="00543FD4">
      <w:pPr>
        <w:pStyle w:val="FirstParagraph"/>
      </w:pPr>
      <w:r>
        <w:t>Save and refresh your map. Open Sans will now be your preferred font!</w:t>
      </w:r>
    </w:p>
    <w:p w:rsidR="002C2992" w:rsidRDefault="00543FD4">
      <w:pPr>
        <w:pStyle w:val="BodyText"/>
      </w:pPr>
      <w:r>
        <w:rPr>
          <w:b/>
        </w:rPr>
        <w:t>Style the Credits using CSS</w:t>
      </w:r>
    </w:p>
    <w:p w:rsidR="002C2992" w:rsidRDefault="00543FD4">
      <w:pPr>
        <w:pStyle w:val="BodyText"/>
      </w:pPr>
      <w:r>
        <w:t>Lastly, to help you explore the power of CSS, style the credits at the bottom of your pa</w:t>
      </w:r>
      <w:r>
        <w:t xml:space="preserve">ge. Because the div containing the credits has id="credits", we can style it using #credits. All of the contents in the credits div are between </w:t>
      </w:r>
      <w:del w:id="34" w:author="Andy" w:date="2017-01-24T16:48:00Z">
        <w:r w:rsidDel="003A57B0">
          <w:delText>t</w:delText>
        </w:r>
        <w:r w:rsidDel="003A57B0">
          <w:delText>o</w:delText>
        </w:r>
      </w:del>
      <w:ins w:id="35" w:author="Andy" w:date="2017-01-24T16:48:00Z">
        <w:r w:rsidR="003A57B0">
          <w:t xml:space="preserve"> two</w:t>
        </w:r>
      </w:ins>
      <w:r>
        <w:t xml:space="preserve"> paragraph tags. CSS styling is written in a nested fashion, to style everything that is in a p element within</w:t>
      </w:r>
      <w:r>
        <w:t xml:space="preserve"> the #credits div, we use #credits p. Add the following snippet between the style tags in the head section of the document.</w:t>
      </w:r>
    </w:p>
    <w:p w:rsidR="002C2992" w:rsidRDefault="00543FD4">
      <w:pPr>
        <w:pStyle w:val="SourceCode"/>
      </w:pPr>
      <w:r>
        <w:rPr>
          <w:rStyle w:val="VerbatimChar"/>
        </w:rPr>
        <w:t>credits p {</w:t>
      </w:r>
      <w:r>
        <w:br/>
      </w:r>
      <w:r>
        <w:rPr>
          <w:rStyle w:val="VerbatimChar"/>
        </w:rPr>
        <w:tab/>
        <w:t>margin-top: 5px;</w:t>
      </w:r>
      <w:r>
        <w:br/>
      </w:r>
      <w:r>
        <w:rPr>
          <w:rStyle w:val="VerbatimChar"/>
        </w:rPr>
        <w:tab/>
        <w:t>font-size: 12px;</w:t>
      </w:r>
      <w:r>
        <w:br/>
      </w:r>
      <w:r>
        <w:rPr>
          <w:rStyle w:val="VerbatimChar"/>
        </w:rPr>
        <w:tab/>
        <w:t>text-align: right;</w:t>
      </w:r>
      <w:r>
        <w:br/>
      </w:r>
      <w:r>
        <w:rPr>
          <w:rStyle w:val="VerbatimChar"/>
        </w:rPr>
        <w:tab/>
        <w:t>line-height: 16px;</w:t>
      </w:r>
      <w:r>
        <w:br/>
      </w:r>
      <w:r>
        <w:rPr>
          <w:rStyle w:val="VerbatimChar"/>
        </w:rPr>
        <w:t>}</w:t>
      </w:r>
    </w:p>
    <w:p w:rsidR="002C2992" w:rsidRDefault="00543FD4">
      <w:pPr>
        <w:pStyle w:val="FirstParagraph"/>
      </w:pPr>
      <w:r>
        <w:t>Save and refresh your map. It will look li</w:t>
      </w:r>
      <w:r>
        <w:t>ke the following!</w:t>
      </w:r>
      <w:ins w:id="36" w:author="Andy" w:date="2017-01-24T16:47:00Z">
        <w:r w:rsidR="00D116FC">
          <w:t xml:space="preserve"> (Did you mean to have a screenshot here as well?)</w:t>
        </w:r>
      </w:ins>
    </w:p>
    <w:p w:rsidR="002C2992" w:rsidRDefault="00543FD4">
      <w:pPr>
        <w:pStyle w:val="BodyText"/>
      </w:pPr>
      <w:r>
        <w:t>Challenge!! Can you add some interactivity by using JavaScript to implement buttons, checkboxes, and toggles?</w:t>
      </w:r>
    </w:p>
    <w:p w:rsidR="002C2992" w:rsidRDefault="00543FD4">
      <w:pPr>
        <w:pStyle w:val="Heading2"/>
      </w:pPr>
      <w:bookmarkStart w:id="37" w:name="header-c228"/>
      <w:bookmarkEnd w:id="37"/>
      <w:r>
        <w:t>6. Deliverable</w:t>
      </w:r>
    </w:p>
    <w:p w:rsidR="002C2992" w:rsidRDefault="00543FD4">
      <w:pPr>
        <w:pStyle w:val="FirstParagraph"/>
      </w:pPr>
      <w:r>
        <w:t>Please walk through the web map of cell towers in Oregon (2009) step by step. After you successfully deploy the c</w:t>
      </w:r>
      <w:r>
        <w:t xml:space="preserve">ell tower map, this practical exercise asks you build another web map of airports in United States. In the package for this lab, you will see two geojson files in the </w:t>
      </w:r>
      <w:r>
        <w:rPr>
          <w:rStyle w:val="VerbatimChar"/>
        </w:rPr>
        <w:t>assets</w:t>
      </w:r>
      <w:r>
        <w:t xml:space="preserve"> folder , one is </w:t>
      </w:r>
      <w:r>
        <w:rPr>
          <w:rStyle w:val="VerbatimChar"/>
        </w:rPr>
        <w:t>airports.geojson</w:t>
      </w:r>
      <w:r>
        <w:t xml:space="preserve">, another is </w:t>
      </w:r>
      <w:r>
        <w:rPr>
          <w:rStyle w:val="VerbatimChar"/>
        </w:rPr>
        <w:t>us-states.geojson</w:t>
      </w:r>
      <w:r>
        <w:t xml:space="preserve">. In addition, the </w:t>
      </w:r>
      <w:r>
        <w:rPr>
          <w:rStyle w:val="VerbatimChar"/>
        </w:rPr>
        <w:t>i</w:t>
      </w:r>
      <w:r>
        <w:rPr>
          <w:rStyle w:val="VerbatimChar"/>
        </w:rPr>
        <w:t>mg</w:t>
      </w:r>
      <w:r>
        <w:t xml:space="preserve"> folder contains three icons may be useful, an airport icon </w:t>
      </w:r>
      <w:r>
        <w:rPr>
          <w:rStyle w:val="VerbatimChar"/>
        </w:rPr>
        <w:t>airport1.png</w:t>
      </w:r>
      <w:r>
        <w:t xml:space="preserve"> in black, an airport icon </w:t>
      </w:r>
      <w:r>
        <w:rPr>
          <w:rStyle w:val="VerbatimChar"/>
        </w:rPr>
        <w:t>airport2.png</w:t>
      </w:r>
      <w:r>
        <w:t xml:space="preserve"> in red, and an airport shadow icon </w:t>
      </w:r>
      <w:r>
        <w:rPr>
          <w:rStyle w:val="VerbatimChar"/>
        </w:rPr>
        <w:t>airport_sd.png</w:t>
      </w:r>
      <w:r>
        <w:t xml:space="preserve">. </w:t>
      </w:r>
    </w:p>
    <w:p w:rsidR="002C2992" w:rsidRDefault="00543FD4">
      <w:pPr>
        <w:pStyle w:val="BodyText"/>
      </w:pPr>
      <w:r>
        <w:rPr>
          <w:rStyle w:val="VerbatimChar"/>
        </w:rPr>
        <w:t>airports.geojson</w:t>
      </w:r>
      <w:r>
        <w:t xml:space="preserve"> is a geojson data file containing all the airports in United States. This</w:t>
      </w:r>
      <w:r>
        <w:t xml:space="preserve"> data is converted from a shapefile, which was downloaded and unzipped from </w:t>
      </w:r>
      <w:hyperlink r:id="rId17">
        <w:r>
          <w:rPr>
            <w:rStyle w:val="Hyperlink"/>
          </w:rPr>
          <w:t>https://catalog.data.gov/dataset/usgs-small-scale-dataset-airports-of-the-united-states-201207-shapefile.</w:t>
        </w:r>
      </w:hyperlink>
      <w:r>
        <w:t xml:space="preserve"> For each airport feature, the field </w:t>
      </w:r>
      <w:r>
        <w:rPr>
          <w:rStyle w:val="VerbatimChar"/>
        </w:rPr>
        <w:t>CNTL_TW</w:t>
      </w:r>
      <w:r>
        <w:t xml:space="preserve"> indicates whether the airport has an air traffic control tower. If there is a tower, the value of </w:t>
      </w:r>
      <w:r>
        <w:rPr>
          <w:rStyle w:val="VerbatimChar"/>
        </w:rPr>
        <w:t>CNTL_TW</w:t>
      </w:r>
      <w:r>
        <w:t xml:space="preserve"> </w:t>
      </w:r>
      <w:r>
        <w:t xml:space="preserve">is 'Y', otherwise 'N'. </w:t>
      </w:r>
      <w:r>
        <w:lastRenderedPageBreak/>
        <w:t xml:space="preserve">Please use the two different airport icons (e.g., </w:t>
      </w:r>
      <w:r>
        <w:rPr>
          <w:rStyle w:val="VerbatimChar"/>
        </w:rPr>
        <w:t>airport1.png</w:t>
      </w:r>
      <w:r>
        <w:t xml:space="preserve"> and </w:t>
      </w:r>
      <w:r>
        <w:rPr>
          <w:rStyle w:val="VerbatimChar"/>
        </w:rPr>
        <w:t>airport2.png</w:t>
      </w:r>
      <w:ins w:id="38" w:author="Andy" w:date="2017-01-24T16:51:00Z">
        <w:r w:rsidR="003A57B0">
          <w:t>.</w:t>
        </w:r>
      </w:ins>
      <w:del w:id="39" w:author="Andy" w:date="2017-01-24T16:51:00Z">
        <w:r w:rsidDel="003A57B0">
          <w:delText>,</w:delText>
        </w:r>
      </w:del>
      <w:r>
        <w:t xml:space="preserve"> </w:t>
      </w:r>
      <w:del w:id="40" w:author="Andy" w:date="2017-01-24T16:51:00Z">
        <w:r w:rsidDel="003A57B0">
          <w:delText>t</w:delText>
        </w:r>
        <w:r w:rsidDel="003A57B0">
          <w:delText>h</w:delText>
        </w:r>
        <w:r w:rsidDel="003A57B0">
          <w:delText>i</w:delText>
        </w:r>
        <w:r w:rsidDel="003A57B0">
          <w:delText>s</w:delText>
        </w:r>
      </w:del>
      <w:ins w:id="41" w:author="Andy" w:date="2017-01-24T16:51:00Z">
        <w:r w:rsidR="003A57B0">
          <w:t>These</w:t>
        </w:r>
      </w:ins>
      <w:r>
        <w:t xml:space="preserve"> two airport icons </w:t>
      </w:r>
      <w:ins w:id="42" w:author="Andy" w:date="2017-01-24T16:51:00Z">
        <w:r w:rsidR="003A57B0">
          <w:t xml:space="preserve">are </w:t>
        </w:r>
      </w:ins>
      <w:del w:id="43" w:author="Andy" w:date="2017-01-24T16:51:00Z">
        <w:r w:rsidDel="003A57B0">
          <w:delText>i</w:delText>
        </w:r>
        <w:r w:rsidDel="003A57B0">
          <w:delText>s</w:delText>
        </w:r>
      </w:del>
      <w:r>
        <w:t xml:space="preserve"> converted from the airport svg file from </w:t>
      </w:r>
      <w:hyperlink r:id="rId18">
        <w:r>
          <w:rPr>
            <w:rStyle w:val="Hyperlink"/>
          </w:rPr>
          <w:t>htt</w:t>
        </w:r>
        <w:r>
          <w:rPr>
            <w:rStyle w:val="Hyperlink"/>
          </w:rPr>
          <w:t>ps://commons.wikimedia.org/wiki/File:Plane_icon_nose_up.svg</w:t>
        </w:r>
      </w:hyperlink>
      <w:r>
        <w:t xml:space="preserve">) to visualize whether an arbitrary airport has a control tower or not. </w:t>
      </w:r>
      <w:r>
        <w:rPr>
          <w:b/>
        </w:rPr>
        <w:t>(10 points)</w:t>
      </w:r>
    </w:p>
    <w:p w:rsidR="002C2992" w:rsidRDefault="00543FD4">
      <w:pPr>
        <w:pStyle w:val="BodyText"/>
      </w:pPr>
      <w:r>
        <w:rPr>
          <w:rStyle w:val="VerbatimChar"/>
        </w:rPr>
        <w:t>us-states.geojson</w:t>
      </w:r>
      <w:r>
        <w:t xml:space="preserve"> is a geojson data file containing all the states boundaries of United States. This data is acqu</w:t>
      </w:r>
      <w:r>
        <w:t xml:space="preserve">ired from from </w:t>
      </w:r>
      <w:hyperlink r:id="rId19">
        <w:r>
          <w:rPr>
            <w:rStyle w:val="Hyperlink"/>
          </w:rPr>
          <w:t>Mike Bostock</w:t>
        </w:r>
      </w:hyperlink>
      <w:r>
        <w:t xml:space="preserve"> of </w:t>
      </w:r>
      <w:hyperlink r:id="rId20">
        <w:r>
          <w:rPr>
            <w:rStyle w:val="Hyperlink"/>
          </w:rPr>
          <w:t>D3</w:t>
        </w:r>
      </w:hyperlink>
      <w:r>
        <w:t xml:space="preserve">. The </w:t>
      </w:r>
      <w:r>
        <w:rPr>
          <w:rStyle w:val="VerbatimChar"/>
        </w:rPr>
        <w:t>count</w:t>
      </w:r>
      <w:r>
        <w:t xml:space="preserve"> field indicates the number of airports within the boundary of the state under investigation. So please make a choropleth map based</w:t>
      </w:r>
      <w:r>
        <w:t xml:space="preserve"> on the count of airports within each state. </w:t>
      </w:r>
      <w:r>
        <w:rPr>
          <w:b/>
        </w:rPr>
        <w:t>(10 points)</w:t>
      </w:r>
    </w:p>
    <w:p w:rsidR="002C2992" w:rsidRDefault="00543FD4">
      <w:pPr>
        <w:pStyle w:val="BodyText"/>
      </w:pPr>
      <w:r>
        <w:t>Regarding the web map of airports in United States, we would like to see (part of the grading criteria)</w:t>
      </w:r>
    </w:p>
    <w:p w:rsidR="002C2992" w:rsidRDefault="00543FD4">
      <w:pPr>
        <w:numPr>
          <w:ilvl w:val="0"/>
          <w:numId w:val="6"/>
        </w:numPr>
      </w:pPr>
      <w:r>
        <w:t xml:space="preserve">an appropriate basemap; </w:t>
      </w:r>
      <w:r>
        <w:rPr>
          <w:b/>
        </w:rPr>
        <w:t>(5 points)</w:t>
      </w:r>
    </w:p>
    <w:p w:rsidR="002C2992" w:rsidRDefault="00543FD4">
      <w:pPr>
        <w:numPr>
          <w:ilvl w:val="0"/>
          <w:numId w:val="6"/>
        </w:numPr>
      </w:pPr>
      <w:r>
        <w:t xml:space="preserve">some interactive elements, like a clickable marker; </w:t>
      </w:r>
      <w:r>
        <w:rPr>
          <w:b/>
        </w:rPr>
        <w:t>(5points</w:t>
      </w:r>
      <w:r>
        <w:rPr>
          <w:b/>
        </w:rPr>
        <w:t>)</w:t>
      </w:r>
    </w:p>
    <w:p w:rsidR="002C2992" w:rsidRDefault="00543FD4">
      <w:pPr>
        <w:numPr>
          <w:ilvl w:val="0"/>
          <w:numId w:val="6"/>
        </w:numPr>
      </w:pPr>
      <w:r>
        <w:t xml:space="preserve">the fundamental web map elements, such as legend, </w:t>
      </w:r>
      <w:del w:id="44" w:author="Andy" w:date="2017-01-24T16:52:00Z">
        <w:r w:rsidDel="003A57B0">
          <w:delText>s</w:delText>
        </w:r>
        <w:r w:rsidDel="003A57B0">
          <w:delText>c</w:delText>
        </w:r>
        <w:r w:rsidDel="003A57B0">
          <w:delText>a</w:delText>
        </w:r>
        <w:r w:rsidDel="003A57B0">
          <w:delText>l</w:delText>
        </w:r>
        <w:r w:rsidDel="003A57B0">
          <w:delText>a</w:delText>
        </w:r>
        <w:r w:rsidDel="003A57B0">
          <w:delText>r</w:delText>
        </w:r>
      </w:del>
      <w:ins w:id="45" w:author="Andy" w:date="2017-01-24T16:52:00Z">
        <w:r w:rsidR="003A57B0">
          <w:t xml:space="preserve"> scale</w:t>
        </w:r>
      </w:ins>
      <w:r>
        <w:t xml:space="preserve"> bar, credit; </w:t>
      </w:r>
      <w:r>
        <w:rPr>
          <w:b/>
        </w:rPr>
        <w:t>(5 points)</w:t>
      </w:r>
    </w:p>
    <w:p w:rsidR="002C2992" w:rsidRDefault="00543FD4">
      <w:pPr>
        <w:numPr>
          <w:ilvl w:val="0"/>
          <w:numId w:val="6"/>
        </w:numPr>
      </w:pPr>
      <w:r>
        <w:t xml:space="preserve">add on a new feature (e.g., a map control? a map event, a new map object, etc.) which is not introduced in this lab as well as other lectures of the web map client series; </w:t>
      </w:r>
      <w:r>
        <w:rPr>
          <w:b/>
        </w:rPr>
        <w:t>(</w:t>
      </w:r>
      <w:r>
        <w:rPr>
          <w:b/>
        </w:rPr>
        <w:t>10 points)</w:t>
      </w:r>
    </w:p>
    <w:p w:rsidR="002C2992" w:rsidRDefault="00543FD4">
      <w:pPr>
        <w:numPr>
          <w:ilvl w:val="0"/>
          <w:numId w:val="6"/>
        </w:numPr>
      </w:pPr>
      <w:r>
        <w:t xml:space="preserve">wrap up a few words on the new feature. These words, coupled with a short introduction to this web map. These text should be added to the web map page as a short paragraph within the </w:t>
      </w:r>
      <w:r>
        <w:rPr>
          <w:rStyle w:val="VerbatimChar"/>
        </w:rPr>
        <w:t>&lt;p&gt;</w:t>
      </w:r>
      <w:r>
        <w:t xml:space="preserve"> tag. </w:t>
      </w:r>
      <w:r>
        <w:rPr>
          <w:b/>
        </w:rPr>
        <w:t>(5points)</w:t>
      </w:r>
    </w:p>
    <w:p w:rsidR="002C2992" w:rsidRDefault="00543FD4">
      <w:pPr>
        <w:pStyle w:val="FirstParagraph"/>
      </w:pPr>
      <w:r>
        <w:t>Once you finish this PE, please make sure t</w:t>
      </w:r>
      <w:r>
        <w:t xml:space="preserve">he program is executable in a web environment (testing it with python SimpleHTTPServer or Webstorm), and then compressed the folder of all the files ( web page, icon images, and javascript scripts) as a zip file package.zip to </w:t>
      </w:r>
      <w:r>
        <w:rPr>
          <w:b/>
        </w:rPr>
        <w:t>Canvas Dropbox</w:t>
      </w:r>
      <w:r>
        <w:t>. Th</w:t>
      </w:r>
      <w:bookmarkStart w:id="46" w:name="_GoBack"/>
      <w:bookmarkEnd w:id="46"/>
      <w:r>
        <w:t xml:space="preserve">e internal </w:t>
      </w:r>
      <w:r>
        <w:t xml:space="preserve">structure of the zipped package should be something looks like below. Please contact the instructor or TA if you have any difficulty in compressing the files. </w:t>
      </w:r>
    </w:p>
    <w:p w:rsidR="002C2992" w:rsidRDefault="00543FD4">
      <w:pPr>
        <w:pStyle w:val="SourceCode"/>
      </w:pPr>
      <w:r>
        <w:rPr>
          <w:rStyle w:val="VerbatimChar"/>
        </w:rPr>
        <w:t>PE3_.zip</w:t>
      </w:r>
      <w:r>
        <w:br/>
      </w:r>
      <w:r>
        <w:rPr>
          <w:rStyle w:val="VerbatimChar"/>
        </w:rPr>
        <w:t>│index.html</w:t>
      </w:r>
      <w:r>
        <w:br/>
      </w:r>
      <w:r>
        <w:rPr>
          <w:rStyle w:val="VerbatimChar"/>
        </w:rPr>
        <w:t>├─assets</w:t>
      </w:r>
      <w:r>
        <w:br/>
      </w:r>
      <w:r>
        <w:rPr>
          <w:rStyle w:val="VerbatimChar"/>
        </w:rPr>
        <w:t>│      airports.geojson</w:t>
      </w:r>
      <w:r>
        <w:br/>
      </w:r>
      <w:r>
        <w:rPr>
          <w:rStyle w:val="VerbatimChar"/>
        </w:rPr>
        <w:t>│      us-states.geojson</w:t>
      </w:r>
      <w:r>
        <w:br/>
      </w:r>
      <w:r>
        <w:rPr>
          <w:rStyle w:val="VerbatimChar"/>
        </w:rPr>
        <w:t>├─css</w:t>
      </w:r>
      <w:r>
        <w:br/>
      </w:r>
      <w:r>
        <w:rPr>
          <w:rStyle w:val="VerbatimChar"/>
        </w:rPr>
        <w:t>│      main</w:t>
      </w:r>
      <w:r>
        <w:rPr>
          <w:rStyle w:val="VerbatimChar"/>
        </w:rPr>
        <w:t>.css</w:t>
      </w:r>
      <w:r>
        <w:br/>
      </w:r>
      <w:r>
        <w:rPr>
          <w:rStyle w:val="VerbatimChar"/>
        </w:rPr>
        <w:t>├─img</w:t>
      </w:r>
      <w:r>
        <w:br/>
      </w:r>
      <w:r>
        <w:rPr>
          <w:rStyle w:val="VerbatimChar"/>
        </w:rPr>
        <w:t>│      airport1.png</w:t>
      </w:r>
      <w:r>
        <w:br/>
      </w:r>
      <w:r>
        <w:rPr>
          <w:rStyle w:val="VerbatimChar"/>
        </w:rPr>
        <w:t>│      airport2.png</w:t>
      </w:r>
      <w:r>
        <w:br/>
      </w:r>
      <w:r>
        <w:rPr>
          <w:rStyle w:val="VerbatimChar"/>
        </w:rPr>
        <w:t>│      airport_sd.png</w:t>
      </w:r>
      <w:r>
        <w:br/>
      </w:r>
      <w:r>
        <w:rPr>
          <w:rStyle w:val="VerbatimChar"/>
        </w:rPr>
        <w:t>└─js</w:t>
      </w:r>
      <w:r>
        <w:br/>
      </w:r>
      <w:r>
        <w:rPr>
          <w:rStyle w:val="VerbatimChar"/>
        </w:rPr>
        <w:t xml:space="preserve">        main.js</w:t>
      </w:r>
    </w:p>
    <w:p w:rsidR="002C2992" w:rsidRDefault="00543FD4">
      <w:pPr>
        <w:pStyle w:val="FirstParagraph"/>
      </w:pPr>
      <w:r>
        <w:t xml:space="preserve">On the assignment tab, check the item of this PE, press the </w:t>
      </w:r>
      <w:r>
        <w:rPr>
          <w:rStyle w:val="VerbatimChar"/>
        </w:rPr>
        <w:t>Submit Assignment</w:t>
      </w:r>
      <w:r>
        <w:t xml:space="preserve"> button to submit your PE zipped program. Note: only submit your PE report in Zip for</w:t>
      </w:r>
      <w:r>
        <w:t>mat.</w:t>
      </w:r>
    </w:p>
    <w:p w:rsidR="002C2992" w:rsidRDefault="00543FD4">
      <w:pPr>
        <w:pStyle w:val="Heading2"/>
      </w:pPr>
      <w:bookmarkStart w:id="47" w:name="header-c258"/>
      <w:bookmarkEnd w:id="47"/>
      <w:r>
        <w:lastRenderedPageBreak/>
        <w:t>Reference</w:t>
      </w:r>
    </w:p>
    <w:p w:rsidR="002C2992" w:rsidRDefault="00543FD4">
      <w:pPr>
        <w:pStyle w:val="FirstParagraph"/>
      </w:pPr>
      <w:r>
        <w:t xml:space="preserve">[1] </w:t>
      </w:r>
      <w:hyperlink r:id="rId21">
        <w:r>
          <w:rPr>
            <w:rStyle w:val="Hyperlink"/>
          </w:rPr>
          <w:t>http://duspviz.mit.edu/web-map-workshop/map-symbolization/</w:t>
        </w:r>
      </w:hyperlink>
    </w:p>
    <w:p w:rsidR="002C2992" w:rsidRDefault="00543FD4">
      <w:pPr>
        <w:pStyle w:val="BodyText"/>
      </w:pPr>
      <w:r>
        <w:t xml:space="preserve">[2] Data source: </w:t>
      </w:r>
      <w:hyperlink r:id="rId22">
        <w:r>
          <w:rPr>
            <w:rStyle w:val="Hyperlink"/>
          </w:rPr>
          <w:t>http://www.mapcruzin.com/google-earth-maps-resources/google-earth-cell-towers.htm</w:t>
        </w:r>
      </w:hyperlink>
    </w:p>
    <w:p w:rsidR="002C2992" w:rsidRDefault="00543FD4">
      <w:pPr>
        <w:pStyle w:val="BodyText"/>
      </w:pPr>
      <w:r>
        <w:t xml:space="preserve">[3] Boundary: </w:t>
      </w:r>
      <w:hyperlink r:id="rId23">
        <w:r>
          <w:rPr>
            <w:rStyle w:val="Hyperlink"/>
          </w:rPr>
          <w:t>http://oregonexplorer.info/ExternalContent/SpatialDataForDownload/RCE_counties.zip</w:t>
        </w:r>
      </w:hyperlink>
    </w:p>
    <w:p w:rsidR="002C2992" w:rsidRDefault="00543FD4">
      <w:pPr>
        <w:pStyle w:val="BodyText"/>
      </w:pPr>
      <w:r>
        <w:t xml:space="preserve">[4] open source icon </w:t>
      </w:r>
      <w:hyperlink r:id="rId24">
        <w:r>
          <w:rPr>
            <w:rStyle w:val="Hyperlink"/>
          </w:rPr>
          <w:t>http://ionicons.com/</w:t>
        </w:r>
      </w:hyperlink>
    </w:p>
    <w:p w:rsidR="002C2992" w:rsidRDefault="00543FD4">
      <w:pPr>
        <w:pStyle w:val="BodyText"/>
      </w:pPr>
      <w:r>
        <w:t xml:space="preserve">[5] Cell Tower Icon </w:t>
      </w:r>
      <w:hyperlink r:id="rId25">
        <w:r>
          <w:rPr>
            <w:rStyle w:val="Hyperlink"/>
          </w:rPr>
          <w:t>http://www.freeiconspng.com/free-images/tower-icon-25704</w:t>
        </w:r>
      </w:hyperlink>
    </w:p>
    <w:p w:rsidR="002C2992" w:rsidRDefault="00543FD4">
      <w:pPr>
        <w:pStyle w:val="BodyText"/>
      </w:pPr>
      <w:r>
        <w:t xml:space="preserve">[6] Marker Shadow Maker </w:t>
      </w:r>
      <w:hyperlink r:id="rId26">
        <w:r>
          <w:rPr>
            <w:rStyle w:val="Hyperlink"/>
          </w:rPr>
          <w:t>https:</w:t>
        </w:r>
        <w:r>
          <w:rPr>
            <w:rStyle w:val="Hyperlink"/>
          </w:rPr>
          <w:t>//dominoc925-pages.appspot.com/webapp/create_icon_shadow/default.html</w:t>
        </w:r>
      </w:hyperlink>
    </w:p>
    <w:p w:rsidR="002C2992" w:rsidRDefault="00543FD4">
      <w:pPr>
        <w:pStyle w:val="BodyText"/>
      </w:pPr>
      <w:r>
        <w:t xml:space="preserve">[7] Marker color </w:t>
      </w:r>
      <w:hyperlink r:id="rId27" w:anchor="intro">
        <w:r>
          <w:rPr>
            <w:rStyle w:val="Hyperlink"/>
          </w:rPr>
          <w:t>http://www.pantone.com/fashion-color-report-fall-2016#intro</w:t>
        </w:r>
      </w:hyperlink>
    </w:p>
    <w:p w:rsidR="002C2992" w:rsidRDefault="00543FD4">
      <w:pPr>
        <w:pStyle w:val="BodyText"/>
      </w:pPr>
      <w:r>
        <w:t xml:space="preserve">[8] Add topojson instead </w:t>
      </w:r>
      <w:r>
        <w:t xml:space="preserve">of geojson </w:t>
      </w:r>
      <w:hyperlink r:id="rId28">
        <w:r>
          <w:rPr>
            <w:rStyle w:val="Hyperlink"/>
          </w:rPr>
          <w:t>http://blog.webkid.io/maps-with-leaflet-and-topojson/</w:t>
        </w:r>
      </w:hyperlink>
    </w:p>
    <w:sectPr w:rsidR="002C29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FD4" w:rsidRDefault="00543FD4">
      <w:pPr>
        <w:spacing w:after="0"/>
      </w:pPr>
      <w:r>
        <w:separator/>
      </w:r>
    </w:p>
  </w:endnote>
  <w:endnote w:type="continuationSeparator" w:id="0">
    <w:p w:rsidR="00543FD4" w:rsidRDefault="00543F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FD4" w:rsidRDefault="00543FD4">
      <w:r>
        <w:separator/>
      </w:r>
    </w:p>
  </w:footnote>
  <w:footnote w:type="continuationSeparator" w:id="0">
    <w:p w:rsidR="00543FD4" w:rsidRDefault="00543F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0AE077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9D2F9CB"/>
    <w:multiLevelType w:val="multilevel"/>
    <w:tmpl w:val="A31E1D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939879F"/>
    <w:multiLevelType w:val="multilevel"/>
    <w:tmpl w:val="4F307B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y">
    <w15:presenceInfo w15:providerId="None" w15:userId="An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5961"/>
    <w:rsid w:val="0013097F"/>
    <w:rsid w:val="002B453D"/>
    <w:rsid w:val="002C2992"/>
    <w:rsid w:val="00322B44"/>
    <w:rsid w:val="003A57B0"/>
    <w:rsid w:val="004E29B3"/>
    <w:rsid w:val="00543FD4"/>
    <w:rsid w:val="00590D07"/>
    <w:rsid w:val="00784D58"/>
    <w:rsid w:val="008C344B"/>
    <w:rsid w:val="008D6863"/>
    <w:rsid w:val="00A64AD0"/>
    <w:rsid w:val="00B86B75"/>
    <w:rsid w:val="00BC48D5"/>
    <w:rsid w:val="00BD6231"/>
    <w:rsid w:val="00C36279"/>
    <w:rsid w:val="00D116F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4C77"/>
  <w15:docId w15:val="{94A60C68-D193-48C5-BC4B-403FF109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04596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459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pcruzin.com/google-earth-maps-resources/kml/us-cell.kmz" TargetMode="External"/><Relationship Id="rId13" Type="http://schemas.openxmlformats.org/officeDocument/2006/relationships/hyperlink" Target="http://localhost:8000/map3.html" TargetMode="External"/><Relationship Id="rId18" Type="http://schemas.openxmlformats.org/officeDocument/2006/relationships/hyperlink" Target="https://commons.wikimedia.org/wiki/File:Plane_icon_nose_up.svg" TargetMode="External"/><Relationship Id="rId26" Type="http://schemas.openxmlformats.org/officeDocument/2006/relationships/hyperlink" Target="https://dominoc925-pages.appspot.com/webapp/create_icon_shadow/default.html" TargetMode="External"/><Relationship Id="rId3" Type="http://schemas.openxmlformats.org/officeDocument/2006/relationships/settings" Target="settings.xml"/><Relationship Id="rId21" Type="http://schemas.openxmlformats.org/officeDocument/2006/relationships/hyperlink" Target="http://duspviz.mit.edu/web-map-workshop/map-symbolization/" TargetMode="External"/><Relationship Id="rId7" Type="http://schemas.openxmlformats.org/officeDocument/2006/relationships/hyperlink" Target="http://oregonexplorer.info" TargetMode="External"/><Relationship Id="rId12" Type="http://schemas.openxmlformats.org/officeDocument/2006/relationships/image" Target="media/image3.png"/><Relationship Id="rId17" Type="http://schemas.openxmlformats.org/officeDocument/2006/relationships/hyperlink" Target="https://catalog.data.gov/dataset/usgs-small-scale-dataset-airports-of-the-united-states-201207-shapefile." TargetMode="External"/><Relationship Id="rId25" Type="http://schemas.openxmlformats.org/officeDocument/2006/relationships/hyperlink" Target="http://www.freeiconspng.com/free-images/tower-icon-25704" TargetMode="External"/><Relationship Id="rId2" Type="http://schemas.openxmlformats.org/officeDocument/2006/relationships/styles" Target="styles.xml"/><Relationship Id="rId16" Type="http://schemas.openxmlformats.org/officeDocument/2006/relationships/hyperlink" Target="http://www.w3schools.com/css/css_font.asp" TargetMode="External"/><Relationship Id="rId20" Type="http://schemas.openxmlformats.org/officeDocument/2006/relationships/hyperlink" Target="http://d3js.or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ionicons.com/" TargetMode="External"/><Relationship Id="rId5" Type="http://schemas.openxmlformats.org/officeDocument/2006/relationships/footnotes" Target="footnotes.xml"/><Relationship Id="rId15" Type="http://schemas.openxmlformats.org/officeDocument/2006/relationships/hyperlink" Target="http://leafletjs.com/examples/choropleth.html" TargetMode="External"/><Relationship Id="rId23" Type="http://schemas.openxmlformats.org/officeDocument/2006/relationships/hyperlink" Target="http://oregonexplorer.info/ExternalContent/SpatialDataForDownload/RCE_counties.zip" TargetMode="External"/><Relationship Id="rId28" Type="http://schemas.openxmlformats.org/officeDocument/2006/relationships/hyperlink" Target="http://blog.webkid.io/maps-with-leaflet-and-topojson/" TargetMode="External"/><Relationship Id="rId10" Type="http://schemas.openxmlformats.org/officeDocument/2006/relationships/hyperlink" Target="http://localhost:8000/map1.html" TargetMode="External"/><Relationship Id="rId19" Type="http://schemas.openxmlformats.org/officeDocument/2006/relationships/hyperlink" Target="http://bost.ocks.org/mik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mapcruzin.com/google-earth-maps-resources/google-earth-cell-towers.htm" TargetMode="External"/><Relationship Id="rId27" Type="http://schemas.openxmlformats.org/officeDocument/2006/relationships/hyperlink" Target="http://www.pantone.com/fashion-color-report-fall-2016"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17</Pages>
  <Words>4960</Words>
  <Characters>28275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dc:creator>
  <cp:lastModifiedBy>Andy</cp:lastModifiedBy>
  <cp:revision>4</cp:revision>
  <dcterms:created xsi:type="dcterms:W3CDTF">2017-01-24T23:28:00Z</dcterms:created>
  <dcterms:modified xsi:type="dcterms:W3CDTF">2017-01-25T00:58:00Z</dcterms:modified>
</cp:coreProperties>
</file>